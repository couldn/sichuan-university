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EB0A6" w14:textId="28ABFD3C" w:rsidR="00766598" w:rsidRPr="00FC1BD9" w:rsidRDefault="004D04E3" w:rsidP="00711285">
      <w:pPr>
        <w:spacing w:line="360" w:lineRule="auto"/>
        <w:jc w:val="center"/>
        <w:rPr>
          <w:rFonts w:ascii="Times New Roman" w:eastAsiaTheme="majorEastAsia" w:hAnsi="Times New Roman"/>
          <w:b/>
          <w:bCs/>
          <w:sz w:val="28"/>
          <w:szCs w:val="28"/>
        </w:rPr>
      </w:pPr>
      <w:bookmarkStart w:id="0" w:name="_Toc17182708"/>
      <w:r w:rsidRPr="00FC1BD9">
        <w:rPr>
          <w:rFonts w:ascii="Times New Roman" w:eastAsiaTheme="majorEastAsia" w:hAnsi="Times New Roman"/>
          <w:b/>
          <w:bCs/>
          <w:sz w:val="28"/>
          <w:szCs w:val="28"/>
        </w:rPr>
        <w:t>基于</w:t>
      </w:r>
      <w:r w:rsidRPr="00FC1BD9">
        <w:rPr>
          <w:rFonts w:ascii="Times New Roman" w:eastAsiaTheme="majorEastAsia" w:hAnsi="Times New Roman"/>
          <w:b/>
          <w:bCs/>
          <w:sz w:val="28"/>
          <w:szCs w:val="28"/>
        </w:rPr>
        <w:t>YOLOv4</w:t>
      </w:r>
      <w:r w:rsidRPr="00FC1BD9">
        <w:rPr>
          <w:rFonts w:ascii="Times New Roman" w:eastAsiaTheme="majorEastAsia" w:hAnsi="Times New Roman"/>
          <w:b/>
          <w:bCs/>
          <w:sz w:val="28"/>
          <w:szCs w:val="28"/>
        </w:rPr>
        <w:t>与</w:t>
      </w:r>
      <w:r w:rsidRPr="00FC1BD9">
        <w:rPr>
          <w:rFonts w:ascii="Times New Roman" w:eastAsiaTheme="majorEastAsia" w:hAnsi="Times New Roman"/>
          <w:b/>
          <w:bCs/>
          <w:sz w:val="28"/>
          <w:szCs w:val="28"/>
        </w:rPr>
        <w:t>KCF</w:t>
      </w:r>
      <w:r w:rsidRPr="00FC1BD9">
        <w:rPr>
          <w:rFonts w:ascii="Times New Roman" w:eastAsiaTheme="majorEastAsia" w:hAnsi="Times New Roman"/>
          <w:b/>
          <w:bCs/>
          <w:sz w:val="28"/>
          <w:szCs w:val="28"/>
        </w:rPr>
        <w:t>的</w:t>
      </w:r>
      <w:r w:rsidR="00990C44" w:rsidRPr="00FC1BD9">
        <w:rPr>
          <w:rFonts w:ascii="Times New Roman" w:eastAsiaTheme="majorEastAsia" w:hAnsi="Times New Roman"/>
          <w:b/>
          <w:bCs/>
          <w:sz w:val="28"/>
          <w:szCs w:val="28"/>
        </w:rPr>
        <w:t>无人机</w:t>
      </w:r>
      <w:r w:rsidR="004D5223" w:rsidRPr="00FC1BD9">
        <w:rPr>
          <w:rFonts w:ascii="Times New Roman" w:eastAsiaTheme="majorEastAsia" w:hAnsi="Times New Roman"/>
          <w:b/>
          <w:bCs/>
          <w:sz w:val="28"/>
          <w:szCs w:val="28"/>
        </w:rPr>
        <w:t>飞行</w:t>
      </w:r>
      <w:r w:rsidR="00990C44" w:rsidRPr="00FC1BD9">
        <w:rPr>
          <w:rFonts w:ascii="Times New Roman" w:eastAsiaTheme="majorEastAsia" w:hAnsi="Times New Roman"/>
          <w:b/>
          <w:bCs/>
          <w:sz w:val="28"/>
          <w:szCs w:val="28"/>
        </w:rPr>
        <w:t>障碍精准</w:t>
      </w:r>
      <w:r w:rsidR="00C51C04" w:rsidRPr="00FC1BD9">
        <w:rPr>
          <w:rFonts w:ascii="Times New Roman" w:eastAsiaTheme="majorEastAsia" w:hAnsi="Times New Roman"/>
          <w:b/>
          <w:bCs/>
          <w:sz w:val="28"/>
          <w:szCs w:val="28"/>
        </w:rPr>
        <w:t>识别</w:t>
      </w:r>
      <w:r w:rsidR="00990C44" w:rsidRPr="00FC1BD9">
        <w:rPr>
          <w:rFonts w:ascii="Times New Roman" w:eastAsiaTheme="majorEastAsia" w:hAnsi="Times New Roman"/>
          <w:b/>
          <w:bCs/>
          <w:sz w:val="28"/>
          <w:szCs w:val="28"/>
        </w:rPr>
        <w:t>与实时跟踪</w:t>
      </w:r>
      <w:r w:rsidR="00746EC3" w:rsidRPr="00FC1BD9">
        <w:rPr>
          <w:rFonts w:ascii="Times New Roman" w:eastAsiaTheme="majorEastAsia" w:hAnsi="Times New Roman"/>
          <w:b/>
          <w:bCs/>
          <w:sz w:val="28"/>
          <w:szCs w:val="28"/>
        </w:rPr>
        <w:t>研究</w:t>
      </w:r>
    </w:p>
    <w:p w14:paraId="582BCC3C" w14:textId="77777777" w:rsidR="00FF59AE" w:rsidRPr="00FC1BD9" w:rsidRDefault="00FF59AE"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张继</w:t>
      </w:r>
      <w:r w:rsidR="00477BF6" w:rsidRPr="00FC1BD9">
        <w:rPr>
          <w:rFonts w:ascii="Times New Roman" w:eastAsiaTheme="majorEastAsia" w:hAnsi="Times New Roman"/>
          <w:i/>
          <w:iCs/>
          <w:kern w:val="0"/>
          <w:szCs w:val="21"/>
          <w:vertAlign w:val="superscript"/>
        </w:rPr>
        <w:t>+</w:t>
      </w:r>
      <w:r w:rsidR="009A5480" w:rsidRPr="00FC1BD9">
        <w:rPr>
          <w:rFonts w:ascii="Times New Roman" w:eastAsiaTheme="majorEastAsia" w:hAnsi="Times New Roman"/>
          <w:i/>
          <w:iCs/>
          <w:kern w:val="0"/>
          <w:szCs w:val="21"/>
          <w:vertAlign w:val="superscript"/>
        </w:rPr>
        <w:t>1</w:t>
      </w:r>
      <w:r w:rsidR="00536F2B" w:rsidRPr="00FC1BD9">
        <w:rPr>
          <w:rFonts w:ascii="Times New Roman" w:eastAsiaTheme="majorEastAsia" w:hAnsi="Times New Roman"/>
          <w:kern w:val="0"/>
          <w:szCs w:val="21"/>
        </w:rPr>
        <w:t>，时</w:t>
      </w:r>
      <w:r w:rsidR="000345C8" w:rsidRPr="00FC1BD9">
        <w:rPr>
          <w:rFonts w:ascii="Times New Roman" w:eastAsiaTheme="majorEastAsia" w:hAnsi="Times New Roman"/>
          <w:kern w:val="0"/>
          <w:szCs w:val="21"/>
        </w:rPr>
        <w:t>宏伟</w:t>
      </w:r>
      <w:r w:rsidR="000345C8" w:rsidRPr="00FC1BD9">
        <w:rPr>
          <w:rFonts w:ascii="Times New Roman" w:eastAsiaTheme="majorEastAsia" w:hAnsi="Times New Roman"/>
          <w:i/>
          <w:iCs/>
          <w:kern w:val="0"/>
          <w:szCs w:val="21"/>
          <w:vertAlign w:val="superscript"/>
        </w:rPr>
        <w:t>1</w:t>
      </w:r>
    </w:p>
    <w:p w14:paraId="2347046C" w14:textId="77777777" w:rsidR="00FF59AE" w:rsidRPr="00FC1BD9" w:rsidRDefault="00FF59AE" w:rsidP="00711285">
      <w:pPr>
        <w:spacing w:line="360" w:lineRule="auto"/>
        <w:ind w:left="403" w:right="403"/>
        <w:jc w:val="center"/>
        <w:rPr>
          <w:rFonts w:ascii="Times New Roman" w:eastAsiaTheme="majorEastAsia" w:hAnsi="Times New Roman"/>
          <w:kern w:val="0"/>
          <w:szCs w:val="21"/>
        </w:rPr>
      </w:pPr>
      <w:r w:rsidRPr="00FC1BD9">
        <w:rPr>
          <w:rFonts w:ascii="Times New Roman" w:eastAsiaTheme="majorEastAsia" w:hAnsi="Times New Roman"/>
          <w:kern w:val="0"/>
          <w:szCs w:val="21"/>
        </w:rPr>
        <w:t>(1.</w:t>
      </w:r>
      <w:r w:rsidRPr="00FC1BD9">
        <w:rPr>
          <w:rFonts w:ascii="Times New Roman" w:eastAsiaTheme="majorEastAsia" w:hAnsi="Times New Roman"/>
          <w:kern w:val="0"/>
          <w:szCs w:val="21"/>
        </w:rPr>
        <w:t>四川大学</w:t>
      </w:r>
      <w:r w:rsidRPr="00FC1BD9">
        <w:rPr>
          <w:rFonts w:ascii="Times New Roman" w:eastAsiaTheme="majorEastAsia" w:hAnsi="Times New Roman"/>
          <w:kern w:val="0"/>
          <w:szCs w:val="21"/>
          <w:vertAlign w:val="superscript"/>
        </w:rPr>
        <w:t>1</w:t>
      </w:r>
      <w:r w:rsidRPr="00FC1BD9">
        <w:rPr>
          <w:rFonts w:ascii="Times New Roman" w:eastAsiaTheme="majorEastAsia" w:hAnsi="Times New Roman"/>
          <w:kern w:val="0"/>
          <w:szCs w:val="21"/>
        </w:rPr>
        <w:t>，四川</w:t>
      </w:r>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成都</w:t>
      </w:r>
      <w:r w:rsidRPr="00FC1BD9">
        <w:rPr>
          <w:rFonts w:ascii="Times New Roman" w:eastAsiaTheme="majorEastAsia" w:hAnsi="Times New Roman"/>
          <w:kern w:val="0"/>
          <w:szCs w:val="21"/>
        </w:rPr>
        <w:t xml:space="preserve"> 610064)</w:t>
      </w:r>
    </w:p>
    <w:p w14:paraId="768168EA" w14:textId="4ECAF54E"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摘要：</w:t>
      </w:r>
      <w:del w:id="1" w:author="shihw" w:date="2020-08-09T11:42:00Z">
        <w:r w:rsidR="008E48CF" w:rsidRPr="00FC1BD9" w:rsidDel="00EA46F2">
          <w:rPr>
            <w:rFonts w:ascii="Times New Roman" w:eastAsiaTheme="majorEastAsia" w:hAnsi="Times New Roman"/>
            <w:szCs w:val="21"/>
          </w:rPr>
          <w:delText>高</w:delText>
        </w:r>
      </w:del>
      <w:r w:rsidR="008E48CF" w:rsidRPr="00FC1BD9">
        <w:rPr>
          <w:rFonts w:ascii="Times New Roman" w:eastAsiaTheme="majorEastAsia" w:hAnsi="Times New Roman"/>
          <w:szCs w:val="21"/>
        </w:rPr>
        <w:t>低空飞行的无人机，时常面临飞机、鸟类、行人、汽车、交通灯等障碍物的碰撞威胁。如何准确地检测出这些</w:t>
      </w:r>
      <w:r w:rsidR="004D5223"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障碍，并在</w:t>
      </w:r>
      <w:r w:rsidR="00166E9F" w:rsidRPr="00FC1BD9">
        <w:rPr>
          <w:rFonts w:ascii="Times New Roman" w:eastAsiaTheme="majorEastAsia" w:hAnsi="Times New Roman"/>
          <w:szCs w:val="21"/>
        </w:rPr>
        <w:t>规划飞行路径</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R</w:t>
      </w:r>
      <w:r w:rsidR="000E497F">
        <w:rPr>
          <w:rFonts w:ascii="Times New Roman" w:eastAsiaTheme="majorEastAsia" w:hAnsi="Times New Roman"/>
          <w:szCs w:val="21"/>
        </w:rPr>
        <w:t>oute Plan</w:t>
      </w:r>
      <w:r w:rsidR="000E497F">
        <w:rPr>
          <w:rFonts w:ascii="Times New Roman" w:eastAsiaTheme="majorEastAsia" w:hAnsi="Times New Roman" w:hint="eastAsia"/>
          <w:szCs w:val="21"/>
        </w:rPr>
        <w:t>）</w:t>
      </w:r>
      <w:r w:rsidR="00166E9F" w:rsidRPr="00FC1BD9">
        <w:rPr>
          <w:rFonts w:ascii="Times New Roman" w:eastAsiaTheme="majorEastAsia" w:hAnsi="Times New Roman"/>
          <w:szCs w:val="21"/>
        </w:rPr>
        <w:t>时</w:t>
      </w:r>
      <w:r w:rsidR="008E48CF" w:rsidRPr="00FC1BD9">
        <w:rPr>
          <w:rFonts w:ascii="Times New Roman" w:eastAsiaTheme="majorEastAsia" w:hAnsi="Times New Roman"/>
          <w:szCs w:val="21"/>
        </w:rPr>
        <w:t>躲避它们，</w:t>
      </w:r>
      <w:r w:rsidR="00E474D4" w:rsidRPr="00FC1BD9">
        <w:rPr>
          <w:rFonts w:ascii="Times New Roman" w:eastAsiaTheme="majorEastAsia" w:hAnsi="Times New Roman"/>
          <w:szCs w:val="21"/>
        </w:rPr>
        <w:t>已经</w:t>
      </w:r>
      <w:r w:rsidR="008E48CF" w:rsidRPr="00FC1BD9">
        <w:rPr>
          <w:rFonts w:ascii="Times New Roman" w:eastAsiaTheme="majorEastAsia" w:hAnsi="Times New Roman"/>
          <w:szCs w:val="21"/>
        </w:rPr>
        <w:t>成为无人机研究</w:t>
      </w:r>
      <w:ins w:id="2" w:author="shihw" w:date="2020-08-09T11:43:00Z">
        <w:r w:rsidR="00EA46F2">
          <w:rPr>
            <w:rFonts w:ascii="Times New Roman" w:eastAsiaTheme="majorEastAsia" w:hAnsi="Times New Roman" w:hint="eastAsia"/>
            <w:szCs w:val="21"/>
          </w:rPr>
          <w:t>领域中</w:t>
        </w:r>
      </w:ins>
      <w:del w:id="3" w:author="shihw" w:date="2020-08-09T11:43:00Z">
        <w:r w:rsidR="008E48CF" w:rsidRPr="00FC1BD9" w:rsidDel="00EA46F2">
          <w:rPr>
            <w:rFonts w:ascii="Times New Roman" w:eastAsiaTheme="majorEastAsia" w:hAnsi="Times New Roman"/>
            <w:szCs w:val="21"/>
          </w:rPr>
          <w:delText>方向</w:delText>
        </w:r>
      </w:del>
      <w:r w:rsidR="008E48CF" w:rsidRPr="00FC1BD9">
        <w:rPr>
          <w:rFonts w:ascii="Times New Roman" w:eastAsiaTheme="majorEastAsia" w:hAnsi="Times New Roman"/>
          <w:szCs w:val="21"/>
        </w:rPr>
        <w:t>的一个重要课题。本文专注于</w:t>
      </w:r>
      <w:r w:rsidR="008168C5" w:rsidRPr="00FC1BD9">
        <w:rPr>
          <w:rFonts w:ascii="Times New Roman" w:eastAsiaTheme="majorEastAsia" w:hAnsi="Times New Roman"/>
          <w:szCs w:val="21"/>
        </w:rPr>
        <w:t>无人机</w:t>
      </w:r>
      <w:r w:rsidR="00E77304"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w:t>
      </w:r>
      <w:r w:rsidR="00E77304" w:rsidRPr="00FC1BD9">
        <w:rPr>
          <w:rFonts w:ascii="Times New Roman" w:eastAsiaTheme="majorEastAsia" w:hAnsi="Times New Roman"/>
          <w:szCs w:val="21"/>
        </w:rPr>
        <w:t>的</w:t>
      </w:r>
      <w:r w:rsidR="008E48CF" w:rsidRPr="00FC1BD9">
        <w:rPr>
          <w:rFonts w:ascii="Times New Roman" w:eastAsiaTheme="majorEastAsia" w:hAnsi="Times New Roman"/>
          <w:szCs w:val="21"/>
        </w:rPr>
        <w:t>检测</w:t>
      </w:r>
      <w:r w:rsidR="002C584F" w:rsidRPr="00FC1BD9">
        <w:rPr>
          <w:rFonts w:ascii="Times New Roman" w:eastAsiaTheme="majorEastAsia" w:hAnsi="Times New Roman"/>
          <w:szCs w:val="21"/>
        </w:rPr>
        <w:t>与跟踪</w:t>
      </w:r>
      <w:r w:rsidR="000E497F">
        <w:rPr>
          <w:rFonts w:ascii="Times New Roman" w:eastAsiaTheme="majorEastAsia" w:hAnsi="Times New Roman" w:hint="eastAsia"/>
          <w:szCs w:val="21"/>
        </w:rPr>
        <w:t>（</w:t>
      </w:r>
      <w:r w:rsidR="000E497F">
        <w:rPr>
          <w:rFonts w:ascii="Times New Roman" w:eastAsiaTheme="majorEastAsia" w:hAnsi="Times New Roman"/>
          <w:szCs w:val="21"/>
        </w:rPr>
        <w:t>Detect and Track</w:t>
      </w:r>
      <w:r w:rsidR="000E497F">
        <w:rPr>
          <w:rFonts w:ascii="Times New Roman" w:eastAsiaTheme="majorEastAsia" w:hAnsi="Times New Roman" w:hint="eastAsia"/>
          <w:szCs w:val="21"/>
        </w:rPr>
        <w:t>）</w:t>
      </w:r>
      <w:r w:rsidR="008E48CF" w:rsidRPr="00FC1BD9">
        <w:rPr>
          <w:rFonts w:ascii="Times New Roman" w:eastAsiaTheme="majorEastAsia" w:hAnsi="Times New Roman"/>
          <w:szCs w:val="21"/>
        </w:rPr>
        <w:t>环节，基于</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8E48CF" w:rsidRPr="00FC1BD9">
        <w:rPr>
          <w:rFonts w:ascii="Times New Roman" w:eastAsiaTheme="majorEastAsia" w:hAnsi="Times New Roman"/>
          <w:szCs w:val="21"/>
        </w:rPr>
        <w:t>目标检测与</w:t>
      </w:r>
      <w:r w:rsidR="008E48CF" w:rsidRPr="00FC1BD9">
        <w:rPr>
          <w:rFonts w:ascii="Times New Roman" w:eastAsiaTheme="majorEastAsia" w:hAnsi="Times New Roman"/>
          <w:szCs w:val="21"/>
        </w:rPr>
        <w:t>KCF</w:t>
      </w:r>
      <w:r w:rsidR="008E48CF" w:rsidRPr="00FC1BD9">
        <w:rPr>
          <w:rFonts w:ascii="Times New Roman" w:eastAsiaTheme="majorEastAsia" w:hAnsi="Times New Roman"/>
          <w:szCs w:val="21"/>
        </w:rPr>
        <w:t>目标跟踪，对</w:t>
      </w:r>
      <w:del w:id="4" w:author="shihw" w:date="2020-08-09T11:43:00Z">
        <w:r w:rsidR="008E48CF" w:rsidRPr="00BF58F2" w:rsidDel="00EA46F2">
          <w:rPr>
            <w:rFonts w:ascii="Times New Roman" w:eastAsiaTheme="majorEastAsia" w:hAnsi="Times New Roman"/>
            <w:szCs w:val="21"/>
          </w:rPr>
          <w:delText>高</w:delText>
        </w:r>
      </w:del>
      <w:r w:rsidR="008E48CF" w:rsidRPr="00BF58F2">
        <w:rPr>
          <w:rFonts w:ascii="Times New Roman" w:eastAsiaTheme="majorEastAsia" w:hAnsi="Times New Roman"/>
          <w:szCs w:val="21"/>
        </w:rPr>
        <w:t>低空常见的典型障碍物进行精准识别与实时跟踪</w:t>
      </w:r>
      <w:r w:rsidR="00BF58F2"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w:t>
      </w:r>
      <w:r w:rsidR="00BF58F2" w:rsidRPr="00BF58F2">
        <w:rPr>
          <w:rFonts w:ascii="Times New Roman" w:eastAsiaTheme="majorEastAsia" w:hAnsi="Times New Roman"/>
          <w:szCs w:val="21"/>
        </w:rPr>
        <w:t>Real-time Tracking</w:t>
      </w:r>
      <w:r w:rsidR="00BF58F2" w:rsidRPr="00BF58F2">
        <w:rPr>
          <w:rFonts w:ascii="Times New Roman" w:eastAsiaTheme="majorEastAsia" w:hAnsi="Times New Roman" w:hint="eastAsia"/>
          <w:szCs w:val="21"/>
        </w:rPr>
        <w:t>）</w:t>
      </w:r>
      <w:ins w:id="5" w:author="shihw" w:date="2020-08-09T11:44:00Z">
        <w:r w:rsidR="00EA46F2">
          <w:rPr>
            <w:rFonts w:ascii="Times New Roman" w:eastAsiaTheme="majorEastAsia" w:hAnsi="Times New Roman" w:hint="eastAsia"/>
            <w:szCs w:val="21"/>
          </w:rPr>
          <w:t>；</w:t>
        </w:r>
      </w:ins>
      <w:del w:id="6" w:author="shihw" w:date="2020-08-09T11:44:00Z">
        <w:r w:rsidR="008168C5" w:rsidRPr="00BF58F2" w:rsidDel="00EA46F2">
          <w:rPr>
            <w:rFonts w:ascii="Times New Roman" w:eastAsiaTheme="majorEastAsia" w:hAnsi="Times New Roman"/>
            <w:szCs w:val="21"/>
          </w:rPr>
          <w:delText>。</w:delText>
        </w:r>
      </w:del>
      <w:r w:rsidR="008168C5" w:rsidRPr="00BF58F2">
        <w:rPr>
          <w:rFonts w:ascii="Times New Roman" w:eastAsiaTheme="majorEastAsia" w:hAnsi="Times New Roman"/>
          <w:szCs w:val="21"/>
        </w:rPr>
        <w:t>探索了高准确率</w:t>
      </w:r>
      <w:ins w:id="7" w:author="shihw" w:date="2020-08-09T12:12:00Z">
        <w:r w:rsidR="00232040">
          <w:rPr>
            <w:rFonts w:ascii="Times New Roman" w:eastAsiaTheme="majorEastAsia" w:hAnsi="Times New Roman" w:hint="eastAsia"/>
            <w:szCs w:val="21"/>
          </w:rPr>
          <w:t>的</w:t>
        </w:r>
      </w:ins>
      <w:r w:rsidR="004D04E3" w:rsidRPr="00BF58F2">
        <w:rPr>
          <w:rFonts w:ascii="Times New Roman" w:eastAsiaTheme="majorEastAsia" w:hAnsi="Times New Roman"/>
          <w:szCs w:val="21"/>
        </w:rPr>
        <w:t>YOLO</w:t>
      </w:r>
      <w:r w:rsidR="00C51C04" w:rsidRPr="00BF58F2">
        <w:rPr>
          <w:rFonts w:ascii="Times New Roman" w:eastAsiaTheme="majorEastAsia" w:hAnsi="Times New Roman"/>
          <w:szCs w:val="21"/>
        </w:rPr>
        <w:t>v</w:t>
      </w:r>
      <w:r w:rsidR="004D04E3" w:rsidRPr="00BF58F2">
        <w:rPr>
          <w:rFonts w:ascii="Times New Roman" w:eastAsiaTheme="majorEastAsia" w:hAnsi="Times New Roman"/>
          <w:szCs w:val="21"/>
        </w:rPr>
        <w:t>4</w:t>
      </w:r>
      <w:r w:rsidR="008168C5" w:rsidRPr="00BF58F2">
        <w:rPr>
          <w:rFonts w:ascii="Times New Roman" w:eastAsiaTheme="majorEastAsia" w:hAnsi="Times New Roman"/>
          <w:szCs w:val="21"/>
        </w:rPr>
        <w:t>目标检测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Detection</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与高</w:t>
      </w:r>
      <w:r w:rsidR="00C51C04" w:rsidRPr="00BF58F2">
        <w:rPr>
          <w:rFonts w:ascii="Times New Roman" w:eastAsiaTheme="majorEastAsia" w:hAnsi="Times New Roman"/>
          <w:szCs w:val="21"/>
        </w:rPr>
        <w:t>运行效率</w:t>
      </w:r>
      <w:ins w:id="8" w:author="shihw" w:date="2020-08-09T12:12:00Z">
        <w:r w:rsidR="00232040">
          <w:rPr>
            <w:rFonts w:ascii="Times New Roman" w:eastAsiaTheme="majorEastAsia" w:hAnsi="Times New Roman" w:hint="eastAsia"/>
            <w:szCs w:val="21"/>
          </w:rPr>
          <w:t>的</w:t>
        </w:r>
      </w:ins>
      <w:bookmarkStart w:id="9" w:name="_GoBack"/>
      <w:bookmarkEnd w:id="9"/>
      <w:r w:rsidR="008168C5" w:rsidRPr="00BF58F2">
        <w:rPr>
          <w:rFonts w:ascii="Times New Roman" w:eastAsiaTheme="majorEastAsia" w:hAnsi="Times New Roman"/>
          <w:szCs w:val="21"/>
        </w:rPr>
        <w:t>KCF</w:t>
      </w:r>
      <w:r w:rsidR="008168C5" w:rsidRPr="00BF58F2">
        <w:rPr>
          <w:rFonts w:ascii="Times New Roman" w:eastAsiaTheme="majorEastAsia" w:hAnsi="Times New Roman"/>
          <w:szCs w:val="21"/>
        </w:rPr>
        <w:t>目标跟踪</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Tracking</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之间的最佳平衡点，从而</w:t>
      </w:r>
      <w:ins w:id="10" w:author="shihw" w:date="2020-08-09T11:43:00Z">
        <w:r w:rsidR="00EA46F2">
          <w:rPr>
            <w:rFonts w:ascii="Times New Roman" w:eastAsiaTheme="majorEastAsia" w:hAnsi="Times New Roman" w:hint="eastAsia"/>
            <w:szCs w:val="21"/>
          </w:rPr>
          <w:t>兼顾</w:t>
        </w:r>
      </w:ins>
      <w:del w:id="11" w:author="shihw" w:date="2020-08-09T11:43:00Z">
        <w:r w:rsidR="008168C5" w:rsidRPr="00BF58F2" w:rsidDel="00EA46F2">
          <w:rPr>
            <w:rFonts w:ascii="Times New Roman" w:eastAsiaTheme="majorEastAsia" w:hAnsi="Times New Roman"/>
            <w:szCs w:val="21"/>
          </w:rPr>
          <w:delText>同时</w:delText>
        </w:r>
        <w:r w:rsidR="008168C5" w:rsidRPr="00FC1BD9" w:rsidDel="00EA46F2">
          <w:rPr>
            <w:rFonts w:ascii="Times New Roman" w:eastAsiaTheme="majorEastAsia" w:hAnsi="Times New Roman"/>
            <w:szCs w:val="21"/>
          </w:rPr>
          <w:delText>保证</w:delText>
        </w:r>
      </w:del>
      <w:r w:rsidR="008168C5" w:rsidRPr="00FC1BD9">
        <w:rPr>
          <w:rFonts w:ascii="Times New Roman" w:eastAsiaTheme="majorEastAsia" w:hAnsi="Times New Roman"/>
          <w:szCs w:val="21"/>
        </w:rPr>
        <w:t>了无人机障碍物检测的准确率与实时性</w:t>
      </w:r>
      <w:ins w:id="12" w:author="shihw" w:date="2020-08-09T11:48:00Z">
        <w:r w:rsidR="00CF6AB7">
          <w:rPr>
            <w:rFonts w:ascii="Times New Roman" w:eastAsiaTheme="majorEastAsia" w:hAnsi="Times New Roman" w:hint="eastAsia"/>
            <w:szCs w:val="21"/>
          </w:rPr>
          <w:t>，</w:t>
        </w:r>
        <w:r w:rsidR="00CF6AB7" w:rsidRPr="00CF6AB7">
          <w:rPr>
            <w:rFonts w:ascii="Times New Roman" w:eastAsiaTheme="majorEastAsia" w:hAnsi="Times New Roman" w:hint="eastAsia"/>
            <w:szCs w:val="21"/>
          </w:rPr>
          <w:t>具有较强的理论探索意义和工程应用价值。</w:t>
        </w:r>
      </w:ins>
      <w:r w:rsidR="001530BF" w:rsidRPr="00FC1BD9">
        <w:rPr>
          <w:rFonts w:ascii="Times New Roman" w:eastAsiaTheme="majorEastAsia" w:hAnsi="Times New Roman"/>
          <w:szCs w:val="21"/>
        </w:rPr>
        <w:t>。</w:t>
      </w:r>
    </w:p>
    <w:p w14:paraId="5DA2D65D" w14:textId="2B7163C6"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关键词</w:t>
      </w:r>
      <w:r w:rsidRPr="00FC1BD9">
        <w:rPr>
          <w:rFonts w:ascii="Times New Roman" w:eastAsiaTheme="majorEastAsia" w:hAnsi="Times New Roman"/>
          <w:szCs w:val="21"/>
        </w:rPr>
        <w:t>：</w:t>
      </w:r>
      <w:r w:rsidR="004D5223" w:rsidRPr="00FC1BD9">
        <w:rPr>
          <w:rFonts w:ascii="Times New Roman" w:eastAsiaTheme="majorEastAsia" w:hAnsi="Times New Roman"/>
          <w:szCs w:val="21"/>
        </w:rPr>
        <w:t>飞行</w:t>
      </w:r>
      <w:r w:rsidR="008168C5" w:rsidRPr="00FC1BD9">
        <w:rPr>
          <w:rFonts w:ascii="Times New Roman" w:eastAsiaTheme="majorEastAsia" w:hAnsi="Times New Roman"/>
          <w:szCs w:val="21"/>
        </w:rPr>
        <w:t>障碍、目标检测、目标跟踪</w:t>
      </w:r>
      <w:r w:rsidR="00194732" w:rsidRPr="00FC1BD9">
        <w:rPr>
          <w:rFonts w:ascii="Times New Roman" w:eastAsiaTheme="majorEastAsia" w:hAnsi="Times New Roman"/>
          <w:szCs w:val="21"/>
        </w:rPr>
        <w:t xml:space="preserve"> </w:t>
      </w:r>
    </w:p>
    <w:p w14:paraId="4B068347" w14:textId="77777777" w:rsidR="00FF59AE" w:rsidRPr="00FC1BD9" w:rsidRDefault="00FF59AE" w:rsidP="00711285">
      <w:pPr>
        <w:spacing w:line="360" w:lineRule="auto"/>
        <w:rPr>
          <w:rFonts w:ascii="Times New Roman" w:eastAsiaTheme="majorEastAsia" w:hAnsi="Times New Roman"/>
          <w:kern w:val="0"/>
          <w:szCs w:val="21"/>
        </w:rPr>
      </w:pPr>
      <w:r w:rsidRPr="00FC1BD9">
        <w:rPr>
          <w:rFonts w:ascii="Times New Roman" w:eastAsiaTheme="majorEastAsia" w:hAnsi="Times New Roman"/>
          <w:b/>
          <w:bCs/>
          <w:kern w:val="0"/>
          <w:szCs w:val="21"/>
        </w:rPr>
        <w:t>中图分类号</w:t>
      </w:r>
      <w:r w:rsidRPr="00FC1BD9">
        <w:rPr>
          <w:rFonts w:ascii="Times New Roman" w:eastAsiaTheme="majorEastAsia" w:hAnsi="Times New Roman"/>
          <w:kern w:val="0"/>
          <w:szCs w:val="21"/>
        </w:rPr>
        <w:t>：</w:t>
      </w:r>
      <w:r w:rsidR="00477BF6" w:rsidRPr="00FC1BD9">
        <w:rPr>
          <w:rFonts w:ascii="Times New Roman" w:eastAsiaTheme="majorEastAsia" w:hAnsi="Times New Roman"/>
          <w:kern w:val="0"/>
          <w:szCs w:val="21"/>
        </w:rPr>
        <w:t>TP3</w:t>
      </w:r>
      <w:r w:rsidRPr="00FC1BD9">
        <w:rPr>
          <w:rFonts w:ascii="Times New Roman" w:eastAsiaTheme="majorEastAsia" w:hAnsi="Times New Roman"/>
          <w:kern w:val="0"/>
          <w:szCs w:val="21"/>
        </w:rPr>
        <w:t xml:space="preserve">              </w:t>
      </w:r>
      <w:r w:rsidR="00587780" w:rsidRPr="00FC1BD9">
        <w:rPr>
          <w:rFonts w:ascii="Times New Roman" w:eastAsiaTheme="majorEastAsia" w:hAnsi="Times New Roman"/>
          <w:kern w:val="0"/>
          <w:szCs w:val="21"/>
        </w:rPr>
        <w:t xml:space="preserve">                             </w:t>
      </w:r>
      <w:r w:rsidRPr="00FC1BD9">
        <w:rPr>
          <w:rFonts w:ascii="Times New Roman" w:eastAsiaTheme="majorEastAsia" w:hAnsi="Times New Roman"/>
          <w:b/>
          <w:bCs/>
          <w:kern w:val="0"/>
          <w:szCs w:val="21"/>
        </w:rPr>
        <w:t>文献标识码</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A</w:t>
      </w:r>
    </w:p>
    <w:p w14:paraId="53E71E4C" w14:textId="77777777" w:rsidR="00D569BD" w:rsidRPr="00FC1BD9" w:rsidRDefault="00D569BD" w:rsidP="00711285">
      <w:pPr>
        <w:spacing w:line="360" w:lineRule="auto"/>
        <w:rPr>
          <w:rFonts w:ascii="Times New Roman" w:eastAsiaTheme="majorEastAsia" w:hAnsi="Times New Roman"/>
          <w:kern w:val="0"/>
          <w:szCs w:val="21"/>
        </w:rPr>
      </w:pPr>
    </w:p>
    <w:p w14:paraId="6727507A" w14:textId="014EAEED" w:rsidR="00B7713D" w:rsidRPr="00FC1BD9" w:rsidRDefault="00C51C04" w:rsidP="00711285">
      <w:pPr>
        <w:spacing w:line="360" w:lineRule="auto"/>
        <w:jc w:val="center"/>
        <w:rPr>
          <w:rFonts w:ascii="Times New Roman" w:eastAsiaTheme="majorEastAsia" w:hAnsi="Times New Roman"/>
          <w:b/>
          <w:bCs/>
          <w:sz w:val="28"/>
          <w:szCs w:val="28"/>
        </w:rPr>
      </w:pPr>
      <w:r w:rsidRPr="00FC1BD9">
        <w:rPr>
          <w:rFonts w:ascii="Times New Roman" w:eastAsiaTheme="majorEastAsia" w:hAnsi="Times New Roman"/>
          <w:b/>
          <w:bCs/>
          <w:sz w:val="28"/>
          <w:szCs w:val="28"/>
        </w:rPr>
        <w:t>Precise Recognition and Real-time Tracking of UAV obstacle based on YOLOv4 and KCF</w:t>
      </w:r>
    </w:p>
    <w:p w14:paraId="6A4744F7" w14:textId="77777777" w:rsidR="007A19A4" w:rsidRPr="00FC1BD9" w:rsidRDefault="0055072D"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Zhang Ji</w:t>
      </w:r>
      <w:r w:rsidRPr="00FC1BD9">
        <w:rPr>
          <w:rFonts w:ascii="Times New Roman" w:eastAsiaTheme="majorEastAsia" w:hAnsi="Times New Roman"/>
          <w:i/>
          <w:iCs/>
          <w:kern w:val="0"/>
          <w:szCs w:val="21"/>
          <w:vertAlign w:val="superscript"/>
        </w:rPr>
        <w:t>+1</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S</w:t>
      </w:r>
      <w:r w:rsidR="007A19A4" w:rsidRPr="00FC1BD9">
        <w:rPr>
          <w:rFonts w:ascii="Times New Roman" w:eastAsiaTheme="majorEastAsia" w:hAnsi="Times New Roman"/>
          <w:kern w:val="0"/>
          <w:szCs w:val="21"/>
        </w:rPr>
        <w:t>hi Hong-wei</w:t>
      </w:r>
      <w:r w:rsidR="007A19A4" w:rsidRPr="00FC1BD9">
        <w:rPr>
          <w:rFonts w:ascii="Times New Roman" w:eastAsiaTheme="majorEastAsia" w:hAnsi="Times New Roman"/>
          <w:i/>
          <w:iCs/>
          <w:kern w:val="0"/>
          <w:szCs w:val="21"/>
          <w:vertAlign w:val="superscript"/>
        </w:rPr>
        <w:t>1</w:t>
      </w:r>
    </w:p>
    <w:p w14:paraId="4B2DA01B" w14:textId="77777777" w:rsidR="007A19A4" w:rsidRPr="00FC1BD9" w:rsidRDefault="007A19A4" w:rsidP="00711285">
      <w:pPr>
        <w:pStyle w:val="af3"/>
        <w:spacing w:line="360" w:lineRule="auto"/>
        <w:ind w:left="360" w:firstLineChars="0" w:firstLine="0"/>
        <w:jc w:val="center"/>
        <w:rPr>
          <w:rFonts w:ascii="Times New Roman" w:eastAsiaTheme="majorEastAsia" w:hAnsi="Times New Roman"/>
          <w:szCs w:val="21"/>
        </w:rPr>
      </w:pPr>
      <w:r w:rsidRPr="00FC1BD9">
        <w:rPr>
          <w:rFonts w:ascii="Times New Roman" w:eastAsiaTheme="majorEastAsia" w:hAnsi="Times New Roman"/>
          <w:szCs w:val="21"/>
        </w:rPr>
        <w:t>(1.</w:t>
      </w:r>
      <w:r w:rsidR="00E13E88" w:rsidRPr="00FC1BD9">
        <w:rPr>
          <w:rFonts w:ascii="Times New Roman" w:eastAsiaTheme="majorEastAsia" w:hAnsi="Times New Roman"/>
          <w:szCs w:val="21"/>
        </w:rPr>
        <w:t xml:space="preserve"> </w:t>
      </w:r>
      <w:r w:rsidRPr="00FC1BD9">
        <w:rPr>
          <w:rFonts w:ascii="Times New Roman" w:eastAsiaTheme="majorEastAsia" w:hAnsi="Times New Roman"/>
          <w:szCs w:val="21"/>
        </w:rPr>
        <w:t>Sichuan University, Sichuan Province Chengdu 610064)</w:t>
      </w:r>
    </w:p>
    <w:p w14:paraId="3064069F" w14:textId="5B5A1172" w:rsidR="00B7713D" w:rsidRPr="00FC1BD9" w:rsidRDefault="00B7713D" w:rsidP="00711285">
      <w:pPr>
        <w:spacing w:line="360" w:lineRule="auto"/>
        <w:ind w:left="105" w:hangingChars="50" w:hanging="105"/>
        <w:rPr>
          <w:rFonts w:ascii="Times New Roman" w:eastAsiaTheme="majorEastAsia" w:hAnsi="Times New Roman"/>
          <w:szCs w:val="21"/>
        </w:rPr>
      </w:pPr>
      <w:r w:rsidRPr="00FC1BD9">
        <w:rPr>
          <w:rFonts w:ascii="Times New Roman" w:eastAsiaTheme="majorEastAsia" w:hAnsi="Times New Roman"/>
          <w:b/>
          <w:bCs/>
          <w:szCs w:val="21"/>
        </w:rPr>
        <w:t>Abstract</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Flying UAV</w:t>
      </w:r>
      <w:r w:rsidR="002C584F"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 xml:space="preserve">(Unmanned Aerial Vehicle) often threatens by </w:t>
      </w:r>
      <w:r w:rsidR="00F213F8" w:rsidRPr="00FC1BD9">
        <w:rPr>
          <w:rFonts w:ascii="Times New Roman" w:eastAsiaTheme="majorEastAsia" w:hAnsi="Times New Roman"/>
          <w:szCs w:val="21"/>
        </w:rPr>
        <w:t xml:space="preserve">plane, birds, pedestrian, car, traffic light and so on. How to detect those obstacles, and avoid them while </w:t>
      </w:r>
      <w:r w:rsidR="00E474D4" w:rsidRPr="00FC1BD9">
        <w:rPr>
          <w:rFonts w:ascii="Times New Roman" w:eastAsiaTheme="majorEastAsia" w:hAnsi="Times New Roman"/>
          <w:szCs w:val="21"/>
        </w:rPr>
        <w:t xml:space="preserve">planning </w:t>
      </w:r>
      <w:r w:rsidR="00166E9F" w:rsidRPr="00FC1BD9">
        <w:rPr>
          <w:rFonts w:ascii="Times New Roman" w:eastAsiaTheme="majorEastAsia" w:hAnsi="Times New Roman"/>
          <w:szCs w:val="21"/>
        </w:rPr>
        <w:t>flight route</w:t>
      </w:r>
      <w:r w:rsidR="00E474D4" w:rsidRPr="00FC1BD9">
        <w:rPr>
          <w:rFonts w:ascii="Times New Roman" w:eastAsiaTheme="majorEastAsia" w:hAnsi="Times New Roman"/>
          <w:szCs w:val="21"/>
        </w:rPr>
        <w:t xml:space="preserve">, </w:t>
      </w:r>
      <w:r w:rsidR="002C584F" w:rsidRPr="00FC1BD9">
        <w:rPr>
          <w:rFonts w:ascii="Times New Roman" w:eastAsiaTheme="majorEastAsia" w:hAnsi="Times New Roman"/>
          <w:szCs w:val="21"/>
        </w:rPr>
        <w:t>has become an important research topic of UAV. This paper focuses on UAV obstacle detection and obstacle tracking</w:t>
      </w:r>
      <w:r w:rsidR="004D5223" w:rsidRPr="00FC1BD9">
        <w:rPr>
          <w:rFonts w:ascii="Times New Roman" w:eastAsiaTheme="majorEastAsia" w:hAnsi="Times New Roman"/>
          <w:szCs w:val="21"/>
        </w:rPr>
        <w:t xml:space="preserve">. Based on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 detection and KCF object</w:t>
      </w:r>
      <w:r w:rsidR="002C584F" w:rsidRPr="00FC1BD9">
        <w:rPr>
          <w:rFonts w:ascii="Times New Roman" w:eastAsiaTheme="majorEastAsia" w:hAnsi="Times New Roman"/>
          <w:szCs w:val="21"/>
        </w:rPr>
        <w:t xml:space="preserve"> tracking, we carried out precise obstacle detection and real-time tracking on typical obstacles. We explored the optimal balance between high</w:t>
      </w:r>
      <w:r w:rsidR="00C51C04" w:rsidRPr="00FC1BD9">
        <w:rPr>
          <w:rFonts w:ascii="Times New Roman" w:eastAsiaTheme="majorEastAsia" w:hAnsi="Times New Roman"/>
          <w:szCs w:val="21"/>
        </w:rPr>
        <w:t>-</w:t>
      </w:r>
      <w:r w:rsidR="002C584F" w:rsidRPr="00FC1BD9">
        <w:rPr>
          <w:rFonts w:ascii="Times New Roman" w:eastAsiaTheme="majorEastAsia" w:hAnsi="Times New Roman"/>
          <w:szCs w:val="21"/>
        </w:rPr>
        <w:t>accura</w:t>
      </w:r>
      <w:r w:rsidR="00C51C04" w:rsidRPr="00FC1BD9">
        <w:rPr>
          <w:rFonts w:ascii="Times New Roman" w:eastAsiaTheme="majorEastAsia" w:hAnsi="Times New Roman"/>
          <w:szCs w:val="21"/>
        </w:rPr>
        <w:t>te</w:t>
      </w:r>
      <w:r w:rsidR="002C584F" w:rsidRPr="00FC1BD9">
        <w:rPr>
          <w:rFonts w:ascii="Times New Roman" w:eastAsiaTheme="majorEastAsia" w:hAnsi="Times New Roman"/>
          <w:szCs w:val="21"/>
        </w:rPr>
        <w:t xml:space="preserve">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w:t>
      </w:r>
      <w:r w:rsidR="002C584F" w:rsidRPr="00FC1BD9">
        <w:rPr>
          <w:rFonts w:ascii="Times New Roman" w:eastAsiaTheme="majorEastAsia" w:hAnsi="Times New Roman"/>
          <w:szCs w:val="21"/>
        </w:rPr>
        <w:t xml:space="preserve"> det</w:t>
      </w:r>
      <w:r w:rsidR="004D5223" w:rsidRPr="00FC1BD9">
        <w:rPr>
          <w:rFonts w:ascii="Times New Roman" w:eastAsiaTheme="majorEastAsia" w:hAnsi="Times New Roman"/>
          <w:szCs w:val="21"/>
        </w:rPr>
        <w:t>ection and high</w:t>
      </w:r>
      <w:r w:rsidR="00C51C04" w:rsidRPr="00FC1BD9">
        <w:rPr>
          <w:rFonts w:ascii="Times New Roman" w:eastAsiaTheme="majorEastAsia" w:hAnsi="Times New Roman"/>
          <w:szCs w:val="21"/>
        </w:rPr>
        <w:t>-efficient</w:t>
      </w:r>
      <w:r w:rsidR="004D5223" w:rsidRPr="00FC1BD9">
        <w:rPr>
          <w:rFonts w:ascii="Times New Roman" w:eastAsiaTheme="majorEastAsia" w:hAnsi="Times New Roman"/>
          <w:szCs w:val="21"/>
        </w:rPr>
        <w:t xml:space="preserve"> KCF object</w:t>
      </w:r>
      <w:r w:rsidR="002C584F" w:rsidRPr="00FC1BD9">
        <w:rPr>
          <w:rFonts w:ascii="Times New Roman" w:eastAsiaTheme="majorEastAsia" w:hAnsi="Times New Roman"/>
          <w:szCs w:val="21"/>
        </w:rPr>
        <w:t xml:space="preserve"> tracking, thus ensuring the accuracy and real-time performance of UAV obstacle detection simultaneously.</w:t>
      </w:r>
    </w:p>
    <w:p w14:paraId="6677AFF3" w14:textId="66841311" w:rsidR="00B23BAD" w:rsidRDefault="00477BF6"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Keywords</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4D5223" w:rsidRPr="00FC1BD9">
        <w:rPr>
          <w:rFonts w:ascii="Times New Roman" w:eastAsiaTheme="majorEastAsia" w:hAnsi="Times New Roman"/>
          <w:szCs w:val="21"/>
        </w:rPr>
        <w:t>Flying Obstacle</w:t>
      </w:r>
      <w:r w:rsidR="00B044C3" w:rsidRPr="00FC1BD9">
        <w:rPr>
          <w:rFonts w:ascii="Times New Roman" w:eastAsiaTheme="majorEastAsia" w:hAnsi="Times New Roman"/>
          <w:szCs w:val="21"/>
        </w:rPr>
        <w:t xml:space="preserve">, </w:t>
      </w:r>
      <w:r w:rsidR="004D5223" w:rsidRPr="00FC1BD9">
        <w:rPr>
          <w:rFonts w:ascii="Times New Roman" w:eastAsiaTheme="majorEastAsia" w:hAnsi="Times New Roman"/>
          <w:szCs w:val="21"/>
        </w:rPr>
        <w:t>Object Detection, Object Tracking</w:t>
      </w:r>
    </w:p>
    <w:p w14:paraId="73DC660A" w14:textId="0284C836" w:rsidR="00FC1BD9" w:rsidRDefault="00FC1BD9" w:rsidP="00711285">
      <w:pPr>
        <w:spacing w:line="360" w:lineRule="auto"/>
        <w:rPr>
          <w:rFonts w:ascii="Times New Roman" w:eastAsiaTheme="majorEastAsia" w:hAnsi="Times New Roman"/>
          <w:szCs w:val="21"/>
        </w:rPr>
      </w:pPr>
    </w:p>
    <w:bookmarkEnd w:id="0"/>
    <w:p w14:paraId="123B750F" w14:textId="5C041F2C" w:rsidR="005D6B08" w:rsidRPr="00FC1BD9" w:rsidRDefault="005D6B0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随着技术的发展，无人机在军民两大领域逐渐得到广泛运用。近几年的阅兵式上，军用无人机愈发崭露头角，翼龙、暗剑、彩虹等无人机在情报侦察、军事打击、信息对抗、通信中继和后勤保障等领域能发挥重大作用；民用无人机最具代表性的当属大疆出品的系列无人机，其在农业、基建、电力巡检、摄影和公共安全等领域能发挥重大作用</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Pr="00FC1BD9">
        <w:rPr>
          <w:rFonts w:ascii="Times New Roman" w:eastAsiaTheme="majorEastAsia" w:hAnsi="Times New Roman"/>
          <w:szCs w:val="21"/>
        </w:rPr>
        <w:t>。</w:t>
      </w:r>
    </w:p>
    <w:p w14:paraId="217A3777" w14:textId="6CF2CB54" w:rsidR="00EE357E" w:rsidRPr="00FC1BD9" w:rsidRDefault="0025054D"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在</w:t>
      </w:r>
      <w:r w:rsidR="005D6B08" w:rsidRPr="00FC1BD9">
        <w:rPr>
          <w:rFonts w:ascii="Times New Roman" w:eastAsiaTheme="majorEastAsia" w:hAnsi="Times New Roman"/>
          <w:szCs w:val="21"/>
        </w:rPr>
        <w:t>高空飞行的无人机，时常会面临飞鸟以及其他飞机的威胁；</w:t>
      </w:r>
      <w:r w:rsidRPr="00FC1BD9">
        <w:rPr>
          <w:rFonts w:ascii="Times New Roman" w:eastAsiaTheme="majorEastAsia" w:hAnsi="Times New Roman"/>
          <w:szCs w:val="21"/>
        </w:rPr>
        <w:t>在城市中</w:t>
      </w:r>
      <w:r w:rsidR="005D6B08" w:rsidRPr="00FC1BD9">
        <w:rPr>
          <w:rFonts w:ascii="Times New Roman" w:eastAsiaTheme="majorEastAsia" w:hAnsi="Times New Roman"/>
          <w:szCs w:val="21"/>
        </w:rPr>
        <w:t>低空飞行的无人机，与行人、汽车、交通灯、飞鸟</w:t>
      </w:r>
      <w:r w:rsidR="00F4042A">
        <w:rPr>
          <w:rFonts w:ascii="Times New Roman" w:eastAsiaTheme="majorEastAsia" w:hAnsi="Times New Roman" w:hint="eastAsia"/>
          <w:szCs w:val="21"/>
        </w:rPr>
        <w:t>（见图</w:t>
      </w:r>
      <w:r w:rsidR="00F4042A">
        <w:rPr>
          <w:rFonts w:ascii="Times New Roman" w:eastAsiaTheme="majorEastAsia" w:hAnsi="Times New Roman" w:hint="eastAsia"/>
          <w:szCs w:val="21"/>
        </w:rPr>
        <w:t>1</w:t>
      </w:r>
      <w:r w:rsidR="00F4042A">
        <w:rPr>
          <w:rFonts w:ascii="Times New Roman" w:eastAsiaTheme="majorEastAsia" w:hAnsi="Times New Roman" w:hint="eastAsia"/>
          <w:szCs w:val="21"/>
        </w:rPr>
        <w:t>）</w:t>
      </w:r>
      <w:r w:rsidR="005D6B08" w:rsidRPr="00FC1BD9">
        <w:rPr>
          <w:rFonts w:ascii="Times New Roman" w:eastAsiaTheme="majorEastAsia" w:hAnsi="Times New Roman"/>
          <w:szCs w:val="21"/>
        </w:rPr>
        <w:t>相碰撞的几率</w:t>
      </w:r>
      <w:r w:rsidR="0039045B" w:rsidRPr="00FC1BD9">
        <w:rPr>
          <w:rFonts w:ascii="Times New Roman" w:eastAsiaTheme="majorEastAsia" w:hAnsi="Times New Roman"/>
          <w:szCs w:val="21"/>
        </w:rPr>
        <w:t>也</w:t>
      </w:r>
      <w:r w:rsidR="005D6B08" w:rsidRPr="00FC1BD9">
        <w:rPr>
          <w:rFonts w:ascii="Times New Roman" w:eastAsiaTheme="majorEastAsia" w:hAnsi="Times New Roman"/>
          <w:szCs w:val="21"/>
        </w:rPr>
        <w:t>较大。这不仅会对无人机自身造成损伤，更有可能给其他飞机、行人带来严重伤害。</w:t>
      </w:r>
      <w:r w:rsidR="009738CC" w:rsidRPr="00FC1BD9">
        <w:rPr>
          <w:rFonts w:ascii="Times New Roman" w:eastAsiaTheme="majorEastAsia" w:hAnsi="Times New Roman" w:hint="eastAsia"/>
          <w:szCs w:val="21"/>
        </w:rPr>
        <w:t>无人机飞行障碍常用的检测手段有超声波回声定位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Ultrasonic </w:t>
      </w:r>
      <w:r w:rsidR="000E497F">
        <w:rPr>
          <w:rFonts w:ascii="Times New Roman" w:eastAsiaTheme="majorEastAsia" w:hAnsi="Times New Roman"/>
          <w:szCs w:val="21"/>
        </w:rPr>
        <w:t>E</w:t>
      </w:r>
      <w:r w:rsidR="000E497F" w:rsidRPr="000E497F">
        <w:rPr>
          <w:rFonts w:ascii="Times New Roman" w:eastAsiaTheme="majorEastAsia" w:hAnsi="Times New Roman" w:hint="eastAsia"/>
          <w:szCs w:val="21"/>
        </w:rPr>
        <w:t xml:space="preserve">cho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、激光扫描定位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Laser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can </w:t>
      </w:r>
      <w:r w:rsidR="000E497F">
        <w:rPr>
          <w:rFonts w:ascii="Times New Roman" w:eastAsiaTheme="majorEastAsia" w:hAnsi="Times New Roman"/>
          <w:szCs w:val="21"/>
        </w:rPr>
        <w:t>L</w:t>
      </w:r>
      <w:r w:rsidR="000E497F" w:rsidRPr="000E497F">
        <w:rPr>
          <w:rFonts w:ascii="Times New Roman" w:eastAsiaTheme="majorEastAsia" w:hAnsi="Times New Roman"/>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、雷达</w:t>
      </w:r>
      <w:r w:rsidR="000E497F">
        <w:rPr>
          <w:rFonts w:ascii="Times New Roman" w:eastAsiaTheme="majorEastAsia" w:hAnsi="Times New Roman" w:hint="eastAsia"/>
          <w:szCs w:val="21"/>
        </w:rPr>
        <w:t>搜索</w:t>
      </w:r>
      <w:r w:rsidR="009738CC" w:rsidRPr="00FC1BD9">
        <w:rPr>
          <w:rFonts w:ascii="Times New Roman" w:eastAsiaTheme="majorEastAsia" w:hAnsi="Times New Roman" w:hint="eastAsia"/>
          <w:szCs w:val="21"/>
        </w:rPr>
        <w:t>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Radar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earch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和视觉图像检测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vertAlign w:val="superscript"/>
        </w:rPr>
        <w:t>[</w:t>
      </w:r>
      <w:r w:rsidR="009738CC" w:rsidRPr="00FC1BD9">
        <w:rPr>
          <w:rFonts w:ascii="Times New Roman" w:eastAsiaTheme="majorEastAsia" w:hAnsi="Times New Roman"/>
          <w:szCs w:val="21"/>
          <w:vertAlign w:val="superscript"/>
        </w:rPr>
        <w:t>2]</w:t>
      </w:r>
      <w:r w:rsidR="009738CC" w:rsidRPr="00FC1BD9">
        <w:rPr>
          <w:rFonts w:ascii="Times New Roman" w:eastAsiaTheme="majorEastAsia" w:hAnsi="Times New Roman" w:hint="eastAsia"/>
          <w:szCs w:val="21"/>
          <w:vertAlign w:val="superscript"/>
        </w:rPr>
        <w:t xml:space="preserve"> [</w:t>
      </w:r>
      <w:r w:rsidR="009738CC" w:rsidRPr="00FC1BD9">
        <w:rPr>
          <w:rFonts w:ascii="Times New Roman" w:eastAsiaTheme="majorEastAsia" w:hAnsi="Times New Roman"/>
          <w:szCs w:val="21"/>
          <w:vertAlign w:val="superscript"/>
        </w:rPr>
        <w:t>3]</w:t>
      </w:r>
      <w:r w:rsidR="009738CC" w:rsidRPr="00FC1BD9">
        <w:rPr>
          <w:rFonts w:ascii="Times New Roman" w:eastAsiaTheme="majorEastAsia" w:hAnsi="Times New Roman" w:hint="eastAsia"/>
          <w:szCs w:val="21"/>
        </w:rPr>
        <w:t>，但是障碍物的多样性、复杂性决定了它们中的任何一种都难以单独完成障碍物检测跟踪的任务。本文从视觉图像</w:t>
      </w:r>
      <w:r w:rsidR="000E497F">
        <w:rPr>
          <w:rFonts w:ascii="Times New Roman" w:eastAsiaTheme="majorEastAsia" w:hAnsi="Times New Roman" w:hint="eastAsia"/>
          <w:szCs w:val="21"/>
        </w:rPr>
        <w:t>检测（</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的角度研究无人机飞行障碍的精准识别与实时跟踪</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Real-time Tracking</w:t>
      </w:r>
      <w:r w:rsidR="000E497F" w:rsidRPr="00BF58F2">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w:t>
      </w:r>
    </w:p>
    <w:p w14:paraId="68AEA605" w14:textId="27C00C00" w:rsidR="00522102" w:rsidRPr="00FC1BD9" w:rsidRDefault="0025054D" w:rsidP="00711285">
      <w:pPr>
        <w:spacing w:line="360" w:lineRule="auto"/>
        <w:jc w:val="center"/>
        <w:rPr>
          <w:rFonts w:ascii="Times New Roman" w:eastAsiaTheme="majorEastAsia" w:hAnsi="Times New Roman"/>
          <w:szCs w:val="21"/>
          <w:shd w:val="clear" w:color="auto" w:fill="FFFFFF"/>
        </w:rPr>
      </w:pPr>
      <w:r w:rsidRPr="00FC1BD9">
        <w:rPr>
          <w:rFonts w:ascii="Times New Roman" w:eastAsiaTheme="majorEastAsia" w:hAnsi="Times New Roman"/>
          <w:noProof/>
          <w:szCs w:val="21"/>
          <w:shd w:val="clear" w:color="auto" w:fill="FFFFFF"/>
        </w:rPr>
        <w:drawing>
          <wp:inline distT="0" distB="0" distL="0" distR="0" wp14:anchorId="0D992CDA" wp14:editId="1680E7B6">
            <wp:extent cx="1800000" cy="11988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198800"/>
                    </a:xfrm>
                    <a:prstGeom prst="rect">
                      <a:avLst/>
                    </a:prstGeom>
                  </pic:spPr>
                </pic:pic>
              </a:graphicData>
            </a:graphic>
          </wp:inline>
        </w:drawing>
      </w:r>
      <w:r w:rsidRPr="00FC1BD9">
        <w:rPr>
          <w:rFonts w:ascii="Times New Roman" w:eastAsiaTheme="majorEastAsia" w:hAnsi="Times New Roman"/>
          <w:szCs w:val="21"/>
          <w:shd w:val="clear" w:color="auto" w:fill="FFFFFF"/>
        </w:rPr>
        <w:t xml:space="preserve"> </w:t>
      </w:r>
      <w:r w:rsidRPr="00FC1BD9">
        <w:rPr>
          <w:rFonts w:ascii="Times New Roman" w:eastAsiaTheme="majorEastAsia" w:hAnsi="Times New Roman"/>
          <w:noProof/>
          <w:szCs w:val="21"/>
          <w:shd w:val="clear" w:color="auto" w:fill="FFFFFF"/>
        </w:rPr>
        <w:drawing>
          <wp:inline distT="0" distB="0" distL="0" distR="0" wp14:anchorId="23BE6A78" wp14:editId="6AD42268">
            <wp:extent cx="1800000" cy="119992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障碍——汽车.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199928"/>
                    </a:xfrm>
                    <a:prstGeom prst="rect">
                      <a:avLst/>
                    </a:prstGeom>
                  </pic:spPr>
                </pic:pic>
              </a:graphicData>
            </a:graphic>
          </wp:inline>
        </w:drawing>
      </w:r>
      <w:r w:rsidRPr="00FC1BD9">
        <w:rPr>
          <w:rFonts w:ascii="Times New Roman" w:eastAsiaTheme="majorEastAsia" w:hAnsi="Times New Roman"/>
          <w:szCs w:val="21"/>
          <w:shd w:val="clear" w:color="auto" w:fill="FFFFFF"/>
        </w:rPr>
        <w:t xml:space="preserve">  </w:t>
      </w:r>
      <w:r w:rsidRPr="00FC1BD9">
        <w:rPr>
          <w:rFonts w:ascii="Times New Roman" w:eastAsiaTheme="majorEastAsia" w:hAnsi="Times New Roman"/>
          <w:noProof/>
          <w:szCs w:val="21"/>
          <w:shd w:val="clear" w:color="auto" w:fill="FFFFFF"/>
        </w:rPr>
        <w:drawing>
          <wp:inline distT="0" distB="0" distL="0" distR="0" wp14:anchorId="10135A9D" wp14:editId="359FAE17">
            <wp:extent cx="1440000" cy="1114452"/>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1" cstate="print">
                      <a:extLst>
                        <a:ext uri="{28A0092B-C50C-407E-A947-70E740481C1C}">
                          <a14:useLocalDpi xmlns:a14="http://schemas.microsoft.com/office/drawing/2010/main" val="0"/>
                        </a:ext>
                      </a:extLst>
                    </a:blip>
                    <a:srcRect l="14765" r="8948" b="11879"/>
                    <a:stretch/>
                  </pic:blipFill>
                  <pic:spPr bwMode="auto">
                    <a:xfrm>
                      <a:off x="0" y="0"/>
                      <a:ext cx="1440000" cy="1114452"/>
                    </a:xfrm>
                    <a:prstGeom prst="rect">
                      <a:avLst/>
                    </a:prstGeom>
                    <a:ln>
                      <a:noFill/>
                    </a:ln>
                    <a:extLst>
                      <a:ext uri="{53640926-AAD7-44D8-BBD7-CCE9431645EC}">
                        <a14:shadowObscured xmlns:a14="http://schemas.microsoft.com/office/drawing/2010/main"/>
                      </a:ext>
                    </a:extLst>
                  </pic:spPr>
                </pic:pic>
              </a:graphicData>
            </a:graphic>
          </wp:inline>
        </w:drawing>
      </w:r>
      <w:r w:rsidRPr="00FC1BD9">
        <w:rPr>
          <w:rFonts w:ascii="Times New Roman" w:eastAsiaTheme="majorEastAsia" w:hAnsi="Times New Roman"/>
          <w:szCs w:val="21"/>
          <w:shd w:val="clear" w:color="auto" w:fill="FFFFFF"/>
        </w:rPr>
        <w:t xml:space="preserve"> </w:t>
      </w:r>
      <w:r w:rsidRPr="00FC1BD9">
        <w:rPr>
          <w:rFonts w:ascii="Times New Roman" w:eastAsiaTheme="majorEastAsia" w:hAnsi="Times New Roman"/>
          <w:noProof/>
          <w:szCs w:val="21"/>
          <w:shd w:val="clear" w:color="auto" w:fill="FFFFFF"/>
        </w:rPr>
        <w:drawing>
          <wp:inline distT="0" distB="0" distL="0" distR="0" wp14:anchorId="45DF382D" wp14:editId="2AEB7CEF">
            <wp:extent cx="2560068" cy="14400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068" cy="1440000"/>
                    </a:xfrm>
                    <a:prstGeom prst="rect">
                      <a:avLst/>
                    </a:prstGeom>
                  </pic:spPr>
                </pic:pic>
              </a:graphicData>
            </a:graphic>
          </wp:inline>
        </w:drawing>
      </w:r>
      <w:r w:rsidRPr="00FC1BD9">
        <w:rPr>
          <w:rFonts w:ascii="Times New Roman" w:eastAsiaTheme="majorEastAsia" w:hAnsi="Times New Roman"/>
          <w:szCs w:val="21"/>
          <w:shd w:val="clear" w:color="auto" w:fill="FFFFFF"/>
        </w:rPr>
        <w:t xml:space="preserve">  </w:t>
      </w:r>
      <w:r w:rsidRPr="00FC1BD9">
        <w:rPr>
          <w:rFonts w:ascii="Times New Roman" w:eastAsiaTheme="majorEastAsia" w:hAnsi="Times New Roman"/>
          <w:noProof/>
          <w:szCs w:val="21"/>
          <w:shd w:val="clear" w:color="auto" w:fill="FFFFFF"/>
        </w:rPr>
        <w:drawing>
          <wp:inline distT="0" distB="0" distL="0" distR="0" wp14:anchorId="1E701A4A" wp14:editId="12ADEA66">
            <wp:extent cx="1938830" cy="1440000"/>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8830" cy="1440000"/>
                    </a:xfrm>
                    <a:prstGeom prst="rect">
                      <a:avLst/>
                    </a:prstGeom>
                  </pic:spPr>
                </pic:pic>
              </a:graphicData>
            </a:graphic>
          </wp:inline>
        </w:drawing>
      </w:r>
    </w:p>
    <w:p w14:paraId="7814497B" w14:textId="6A2675EA" w:rsidR="00F71CE6" w:rsidRPr="00FC1BD9" w:rsidRDefault="007951ED" w:rsidP="00711285">
      <w:pPr>
        <w:spacing w:line="360" w:lineRule="auto"/>
        <w:jc w:val="center"/>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图</w:t>
      </w:r>
      <w:r w:rsidRPr="00FC1BD9">
        <w:rPr>
          <w:rFonts w:ascii="Times New Roman" w:eastAsiaTheme="majorEastAsia" w:hAnsi="Times New Roman"/>
          <w:szCs w:val="21"/>
          <w:shd w:val="clear" w:color="auto" w:fill="FFFFFF"/>
        </w:rPr>
        <w:t xml:space="preserve">1  </w:t>
      </w:r>
      <w:r w:rsidR="00F71CE6" w:rsidRPr="00FC1BD9">
        <w:rPr>
          <w:rFonts w:ascii="Times New Roman" w:eastAsiaTheme="majorEastAsia" w:hAnsi="Times New Roman"/>
          <w:szCs w:val="21"/>
          <w:shd w:val="clear" w:color="auto" w:fill="FFFFFF"/>
        </w:rPr>
        <w:t>典型</w:t>
      </w:r>
      <w:r w:rsidR="0025054D" w:rsidRPr="00FC1BD9">
        <w:rPr>
          <w:rFonts w:ascii="Times New Roman" w:eastAsiaTheme="majorEastAsia" w:hAnsi="Times New Roman"/>
          <w:szCs w:val="21"/>
          <w:shd w:val="clear" w:color="auto" w:fill="FFFFFF"/>
        </w:rPr>
        <w:t>飞行</w:t>
      </w:r>
      <w:r w:rsidR="00F71CE6" w:rsidRPr="00FC1BD9">
        <w:rPr>
          <w:rFonts w:ascii="Times New Roman" w:eastAsiaTheme="majorEastAsia" w:hAnsi="Times New Roman"/>
          <w:szCs w:val="21"/>
          <w:shd w:val="clear" w:color="auto" w:fill="FFFFFF"/>
        </w:rPr>
        <w:t>障碍</w:t>
      </w:r>
    </w:p>
    <w:p w14:paraId="661BD132" w14:textId="5D4869B1" w:rsidR="00545E38" w:rsidRPr="00FC1BD9" w:rsidRDefault="00545E38"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主要贡献</w:t>
      </w:r>
    </w:p>
    <w:p w14:paraId="09185437" w14:textId="606FD284" w:rsidR="005D6B08" w:rsidRPr="00FC1BD9" w:rsidRDefault="005D6B08" w:rsidP="00711285">
      <w:pPr>
        <w:spacing w:line="360" w:lineRule="auto"/>
        <w:ind w:firstLineChars="200" w:firstLine="420"/>
        <w:rPr>
          <w:rFonts w:ascii="Times New Roman" w:eastAsiaTheme="majorEastAsia" w:hAnsi="Times New Roman"/>
          <w:szCs w:val="21"/>
        </w:rPr>
      </w:pPr>
      <w:r w:rsidRPr="00FC1BD9">
        <w:rPr>
          <w:rFonts w:ascii="Times New Roman" w:eastAsiaTheme="majorEastAsia" w:hAnsi="Times New Roman"/>
          <w:szCs w:val="21"/>
        </w:rPr>
        <w:t>本文</w:t>
      </w:r>
      <w:r w:rsidR="00F71CE6" w:rsidRPr="00FC1BD9">
        <w:rPr>
          <w:rFonts w:ascii="Times New Roman" w:eastAsiaTheme="majorEastAsia" w:hAnsi="Times New Roman"/>
          <w:szCs w:val="21"/>
        </w:rPr>
        <w:t>以无人机</w:t>
      </w:r>
      <w:del w:id="13" w:author="shihw" w:date="2020-08-09T11:50:00Z">
        <w:r w:rsidR="00F71CE6" w:rsidRPr="00FC1BD9" w:rsidDel="00FA6189">
          <w:rPr>
            <w:rFonts w:ascii="Times New Roman" w:eastAsiaTheme="majorEastAsia" w:hAnsi="Times New Roman"/>
            <w:szCs w:val="21"/>
          </w:rPr>
          <w:delText>高</w:delText>
        </w:r>
      </w:del>
      <w:r w:rsidR="00F71CE6" w:rsidRPr="00FC1BD9">
        <w:rPr>
          <w:rFonts w:ascii="Times New Roman" w:eastAsiaTheme="majorEastAsia" w:hAnsi="Times New Roman"/>
          <w:szCs w:val="21"/>
        </w:rPr>
        <w:t>低空作业场景中常见的典型障碍物作为研究对象，使用</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F71CE6" w:rsidRPr="00FC1BD9">
        <w:rPr>
          <w:rFonts w:ascii="Times New Roman" w:eastAsiaTheme="majorEastAsia" w:hAnsi="Times New Roman"/>
          <w:szCs w:val="21"/>
        </w:rPr>
        <w:t>目标检测</w:t>
      </w:r>
      <w:r w:rsidR="000E497F" w:rsidRPr="00BF58F2">
        <w:rPr>
          <w:rFonts w:ascii="Times New Roman" w:eastAsiaTheme="majorEastAsia" w:hAnsi="Times New Roman" w:hint="eastAsia"/>
          <w:szCs w:val="21"/>
        </w:rPr>
        <w:t>（</w:t>
      </w:r>
      <w:r w:rsidR="000E497F">
        <w:rPr>
          <w:rFonts w:ascii="Times New Roman" w:eastAsiaTheme="majorEastAsia" w:hAnsi="Times New Roman"/>
          <w:szCs w:val="21"/>
        </w:rPr>
        <w:t>Object Detection</w:t>
      </w:r>
      <w:r w:rsidR="000E497F" w:rsidRPr="00BF58F2">
        <w:rPr>
          <w:rFonts w:ascii="Times New Roman" w:eastAsiaTheme="majorEastAsia" w:hAnsi="Times New Roman" w:hint="eastAsia"/>
          <w:szCs w:val="21"/>
        </w:rPr>
        <w:t>）</w:t>
      </w:r>
      <w:r w:rsidR="00F71CE6" w:rsidRPr="00FC1BD9">
        <w:rPr>
          <w:rFonts w:ascii="Times New Roman" w:eastAsiaTheme="majorEastAsia" w:hAnsi="Times New Roman"/>
          <w:szCs w:val="21"/>
        </w:rPr>
        <w:t>模型进行</w:t>
      </w:r>
      <w:r w:rsidR="00E77304" w:rsidRPr="00FC1BD9">
        <w:rPr>
          <w:rFonts w:ascii="Times New Roman" w:eastAsiaTheme="majorEastAsia" w:hAnsi="Times New Roman"/>
          <w:szCs w:val="21"/>
        </w:rPr>
        <w:t>飞行</w:t>
      </w:r>
      <w:r w:rsidR="00F71CE6" w:rsidRPr="00FC1BD9">
        <w:rPr>
          <w:rFonts w:ascii="Times New Roman" w:eastAsiaTheme="majorEastAsia" w:hAnsi="Times New Roman"/>
          <w:szCs w:val="21"/>
        </w:rPr>
        <w:t>障碍的精准识别</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sidRPr="00BF58F2">
        <w:rPr>
          <w:rFonts w:ascii="Times New Roman" w:eastAsiaTheme="majorEastAsia" w:hAnsi="Times New Roman" w:hint="eastAsia"/>
          <w:szCs w:val="21"/>
        </w:rPr>
        <w:t>）</w:t>
      </w:r>
      <w:r w:rsidR="00F71CE6" w:rsidRPr="00FC1BD9">
        <w:rPr>
          <w:rFonts w:ascii="Times New Roman" w:eastAsiaTheme="majorEastAsia" w:hAnsi="Times New Roman"/>
          <w:szCs w:val="21"/>
        </w:rPr>
        <w:t>，</w:t>
      </w:r>
      <w:r w:rsidR="00E77304" w:rsidRPr="00FC1BD9">
        <w:rPr>
          <w:rFonts w:ascii="Times New Roman" w:eastAsiaTheme="majorEastAsia" w:hAnsi="Times New Roman"/>
          <w:szCs w:val="21"/>
        </w:rPr>
        <w:t>并结合</w:t>
      </w:r>
      <w:r w:rsidR="00F71CE6" w:rsidRPr="00FC1BD9">
        <w:rPr>
          <w:rFonts w:ascii="Times New Roman" w:eastAsiaTheme="majorEastAsia" w:hAnsi="Times New Roman"/>
          <w:szCs w:val="21"/>
        </w:rPr>
        <w:t>KCF</w:t>
      </w:r>
      <w:r w:rsidR="00A25D21" w:rsidRPr="00FC1BD9">
        <w:rPr>
          <w:rFonts w:ascii="Times New Roman" w:eastAsiaTheme="majorEastAsia" w:hAnsi="Times New Roman"/>
          <w:szCs w:val="21"/>
        </w:rPr>
        <w:t>目标</w:t>
      </w:r>
      <w:r w:rsidR="00F71CE6" w:rsidRPr="00FC1BD9">
        <w:rPr>
          <w:rFonts w:ascii="Times New Roman" w:eastAsiaTheme="majorEastAsia" w:hAnsi="Times New Roman"/>
          <w:szCs w:val="21"/>
        </w:rPr>
        <w:t>跟踪</w:t>
      </w:r>
      <w:r w:rsidR="000E497F" w:rsidRPr="00BF58F2">
        <w:rPr>
          <w:rFonts w:ascii="Times New Roman" w:eastAsiaTheme="majorEastAsia" w:hAnsi="Times New Roman" w:hint="eastAsia"/>
          <w:szCs w:val="21"/>
        </w:rPr>
        <w:t>（</w:t>
      </w:r>
      <w:r w:rsidR="000E497F">
        <w:rPr>
          <w:rFonts w:ascii="Times New Roman" w:eastAsiaTheme="majorEastAsia" w:hAnsi="Times New Roman"/>
          <w:szCs w:val="21"/>
        </w:rPr>
        <w:t>Object Tracking</w:t>
      </w:r>
      <w:r w:rsidR="000E497F" w:rsidRPr="00BF58F2">
        <w:rPr>
          <w:rFonts w:ascii="Times New Roman" w:eastAsiaTheme="majorEastAsia" w:hAnsi="Times New Roman" w:hint="eastAsia"/>
          <w:szCs w:val="21"/>
        </w:rPr>
        <w:t>）</w:t>
      </w:r>
      <w:r w:rsidR="00F71CE6" w:rsidRPr="00FC1BD9">
        <w:rPr>
          <w:rFonts w:ascii="Times New Roman" w:eastAsiaTheme="majorEastAsia" w:hAnsi="Times New Roman"/>
          <w:szCs w:val="21"/>
        </w:rPr>
        <w:t>算法提升实时性</w:t>
      </w:r>
      <w:r w:rsidR="00E77304" w:rsidRPr="00FC1BD9">
        <w:rPr>
          <w:rFonts w:ascii="Times New Roman" w:eastAsiaTheme="majorEastAsia" w:hAnsi="Times New Roman"/>
          <w:szCs w:val="21"/>
        </w:rPr>
        <w:t>，同时达到精准识别与实时跟踪</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 xml:space="preserve">Precise </w:t>
      </w:r>
      <w:r w:rsidR="000E497F" w:rsidRPr="00BF58F2">
        <w:rPr>
          <w:rFonts w:ascii="Times New Roman" w:eastAsiaTheme="majorEastAsia" w:hAnsi="Times New Roman"/>
          <w:szCs w:val="21"/>
        </w:rPr>
        <w:lastRenderedPageBreak/>
        <w:t>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Real-time Tracking</w:t>
      </w:r>
      <w:r w:rsidR="000E497F" w:rsidRPr="00BF58F2">
        <w:rPr>
          <w:rFonts w:ascii="Times New Roman" w:eastAsiaTheme="majorEastAsia" w:hAnsi="Times New Roman" w:hint="eastAsia"/>
          <w:szCs w:val="21"/>
        </w:rPr>
        <w:t>）</w:t>
      </w:r>
      <w:r w:rsidR="00E77304" w:rsidRPr="00FC1BD9">
        <w:rPr>
          <w:rFonts w:ascii="Times New Roman" w:eastAsiaTheme="majorEastAsia" w:hAnsi="Times New Roman"/>
          <w:szCs w:val="21"/>
        </w:rPr>
        <w:t>的双重目的</w:t>
      </w:r>
      <w:r w:rsidR="00A25D21" w:rsidRPr="00FC1BD9">
        <w:rPr>
          <w:rFonts w:ascii="Times New Roman" w:eastAsiaTheme="majorEastAsia" w:hAnsi="Times New Roman"/>
          <w:szCs w:val="21"/>
        </w:rPr>
        <w:t>。我们测试了不同检测间隔</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i</w:t>
      </w:r>
      <w:r w:rsidR="000E497F">
        <w:rPr>
          <w:rFonts w:ascii="Times New Roman" w:eastAsiaTheme="majorEastAsia" w:hAnsi="Times New Roman"/>
          <w:szCs w:val="21"/>
        </w:rPr>
        <w:t>nterval</w:t>
      </w:r>
      <w:r w:rsidR="000E497F">
        <w:rPr>
          <w:rFonts w:ascii="Times New Roman" w:eastAsiaTheme="majorEastAsia" w:hAnsi="Times New Roman" w:hint="eastAsia"/>
          <w:szCs w:val="21"/>
        </w:rPr>
        <w:t>）</w:t>
      </w:r>
      <w:r w:rsidR="00A25D21" w:rsidRPr="00FC1BD9">
        <w:rPr>
          <w:rFonts w:ascii="Times New Roman" w:eastAsiaTheme="majorEastAsia" w:hAnsi="Times New Roman"/>
          <w:szCs w:val="21"/>
        </w:rPr>
        <w:t>对准确</w:t>
      </w:r>
      <w:r w:rsidR="00194732" w:rsidRPr="00FC1BD9">
        <w:rPr>
          <w:rFonts w:ascii="Times New Roman" w:eastAsiaTheme="majorEastAsia" w:hAnsi="Times New Roman"/>
          <w:szCs w:val="21"/>
        </w:rPr>
        <w:t>率</w:t>
      </w:r>
      <w:r w:rsidR="00A25D21" w:rsidRPr="00FC1BD9">
        <w:rPr>
          <w:rFonts w:ascii="Times New Roman" w:eastAsiaTheme="majorEastAsia" w:hAnsi="Times New Roman"/>
          <w:szCs w:val="21"/>
        </w:rPr>
        <w:t>与</w:t>
      </w:r>
      <w:r w:rsidR="00194732" w:rsidRPr="00FC1BD9">
        <w:rPr>
          <w:rFonts w:ascii="Times New Roman" w:eastAsiaTheme="majorEastAsia" w:hAnsi="Times New Roman"/>
          <w:szCs w:val="21"/>
        </w:rPr>
        <w:t>运行速率</w:t>
      </w:r>
      <w:r w:rsidR="00A25D21" w:rsidRPr="00FC1BD9">
        <w:rPr>
          <w:rFonts w:ascii="Times New Roman" w:eastAsiaTheme="majorEastAsia" w:hAnsi="Times New Roman"/>
          <w:szCs w:val="21"/>
        </w:rPr>
        <w:t>的影响，</w:t>
      </w:r>
      <w:r w:rsidR="00E77304" w:rsidRPr="00FC1BD9">
        <w:rPr>
          <w:rFonts w:ascii="Times New Roman" w:eastAsiaTheme="majorEastAsia" w:hAnsi="Times New Roman"/>
          <w:szCs w:val="21"/>
        </w:rPr>
        <w:t>找出了</w:t>
      </w:r>
      <w:r w:rsidR="00A25D21" w:rsidRPr="00FC1BD9">
        <w:rPr>
          <w:rFonts w:ascii="Times New Roman" w:eastAsiaTheme="majorEastAsia" w:hAnsi="Times New Roman"/>
          <w:szCs w:val="21"/>
        </w:rPr>
        <w:t>精准检测与快速跟踪之间的</w:t>
      </w:r>
      <w:r w:rsidR="005B0E26" w:rsidRPr="00FC1BD9">
        <w:rPr>
          <w:rFonts w:ascii="Times New Roman" w:eastAsiaTheme="majorEastAsia" w:hAnsi="Times New Roman"/>
          <w:szCs w:val="21"/>
        </w:rPr>
        <w:t>最优</w:t>
      </w:r>
      <w:r w:rsidR="00A25D21" w:rsidRPr="00FC1BD9">
        <w:rPr>
          <w:rFonts w:ascii="Times New Roman" w:eastAsiaTheme="majorEastAsia" w:hAnsi="Times New Roman"/>
          <w:szCs w:val="21"/>
        </w:rPr>
        <w:t>平衡点。</w:t>
      </w:r>
    </w:p>
    <w:p w14:paraId="0E6D4B6A" w14:textId="482ADBD2" w:rsidR="00F71CE6" w:rsidRPr="00FC1BD9" w:rsidRDefault="00F4042A" w:rsidP="00F4042A">
      <w:pPr>
        <w:spacing w:line="360" w:lineRule="auto"/>
        <w:ind w:firstLineChars="200" w:firstLine="420"/>
        <w:rPr>
          <w:rFonts w:ascii="Times New Roman" w:eastAsiaTheme="majorEastAsia" w:hAnsi="Times New Roman"/>
          <w:szCs w:val="21"/>
        </w:rPr>
      </w:pPr>
      <w:r>
        <w:rPr>
          <w:rFonts w:ascii="Times New Roman" w:eastAsiaTheme="majorEastAsia" w:hAnsi="Times New Roman" w:hint="eastAsia"/>
          <w:szCs w:val="21"/>
        </w:rPr>
        <w:t>主要贡献</w:t>
      </w:r>
      <w:r w:rsidR="00F71CE6" w:rsidRPr="00FC1BD9">
        <w:rPr>
          <w:rFonts w:ascii="Times New Roman" w:eastAsiaTheme="majorEastAsia" w:hAnsi="Times New Roman"/>
          <w:szCs w:val="21"/>
        </w:rPr>
        <w:t>点：</w:t>
      </w:r>
    </w:p>
    <w:p w14:paraId="11F2CC4C" w14:textId="32B036A9" w:rsidR="00F71CE6" w:rsidRPr="00FC1BD9" w:rsidRDefault="00E77304" w:rsidP="0071128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采用</w:t>
      </w:r>
      <w:r w:rsidRPr="00FC1BD9">
        <w:rPr>
          <w:rFonts w:ascii="Times New Roman" w:eastAsiaTheme="majorEastAsia" w:hAnsi="Times New Roman"/>
          <w:szCs w:val="21"/>
        </w:rPr>
        <w:t>YOLO</w:t>
      </w:r>
      <w:r w:rsidRPr="00FC1BD9">
        <w:rPr>
          <w:rFonts w:ascii="Times New Roman" w:eastAsiaTheme="majorEastAsia" w:hAnsi="Times New Roman"/>
          <w:szCs w:val="21"/>
        </w:rPr>
        <w:t>家族最新锐的</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A25D21" w:rsidRPr="00FC1BD9">
        <w:rPr>
          <w:rFonts w:ascii="Times New Roman" w:eastAsiaTheme="majorEastAsia" w:hAnsi="Times New Roman"/>
          <w:szCs w:val="21"/>
        </w:rPr>
        <w:t>目标检测模型</w:t>
      </w:r>
      <w:r w:rsidR="00F71CE6" w:rsidRPr="00FC1BD9">
        <w:rPr>
          <w:rFonts w:ascii="Times New Roman" w:eastAsiaTheme="majorEastAsia" w:hAnsi="Times New Roman"/>
          <w:szCs w:val="21"/>
        </w:rPr>
        <w:t>进行</w:t>
      </w:r>
      <w:r w:rsidRPr="00FC1BD9">
        <w:rPr>
          <w:rFonts w:ascii="Times New Roman" w:eastAsiaTheme="majorEastAsia" w:hAnsi="Times New Roman"/>
          <w:szCs w:val="21"/>
        </w:rPr>
        <w:t>飞行</w:t>
      </w:r>
      <w:r w:rsidR="00A25D21" w:rsidRPr="00FC1BD9">
        <w:rPr>
          <w:rFonts w:ascii="Times New Roman" w:eastAsiaTheme="majorEastAsia" w:hAnsi="Times New Roman"/>
          <w:szCs w:val="21"/>
        </w:rPr>
        <w:t>障碍物的</w:t>
      </w:r>
      <w:r w:rsidR="00F71CE6" w:rsidRPr="00FC1BD9">
        <w:rPr>
          <w:rFonts w:ascii="Times New Roman" w:eastAsiaTheme="majorEastAsia" w:hAnsi="Times New Roman"/>
          <w:szCs w:val="21"/>
        </w:rPr>
        <w:t>精准识别</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sidRPr="00BF58F2">
        <w:rPr>
          <w:rFonts w:ascii="Times New Roman" w:eastAsiaTheme="majorEastAsia" w:hAnsi="Times New Roman" w:hint="eastAsia"/>
          <w:szCs w:val="21"/>
        </w:rPr>
        <w:t>）</w:t>
      </w:r>
      <w:r w:rsidR="00961DCA" w:rsidRPr="00FC1BD9">
        <w:rPr>
          <w:rFonts w:ascii="Times New Roman" w:eastAsiaTheme="majorEastAsia" w:hAnsi="Times New Roman" w:hint="eastAsia"/>
          <w:szCs w:val="21"/>
        </w:rPr>
        <w:t>，保证了障碍物检测的准确性</w:t>
      </w:r>
      <w:r w:rsidR="00F71CE6" w:rsidRPr="00FC1BD9">
        <w:rPr>
          <w:rFonts w:ascii="Times New Roman" w:eastAsiaTheme="majorEastAsia" w:hAnsi="Times New Roman"/>
          <w:szCs w:val="21"/>
        </w:rPr>
        <w:t>；</w:t>
      </w:r>
    </w:p>
    <w:p w14:paraId="2E9C69F3" w14:textId="623710AB" w:rsidR="00836DEB" w:rsidRPr="00FC1BD9" w:rsidRDefault="00836DEB" w:rsidP="0071128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目标跟踪算法提升运行实时性，并分析出</w:t>
      </w:r>
      <w:r w:rsidRPr="00FC1BD9">
        <w:rPr>
          <w:rFonts w:ascii="Times New Roman" w:eastAsiaTheme="majorEastAsia" w:hAnsi="Times New Roman"/>
          <w:szCs w:val="21"/>
        </w:rPr>
        <w:t>KCF</w:t>
      </w:r>
      <w:r w:rsidRPr="00FC1BD9">
        <w:rPr>
          <w:rFonts w:ascii="Times New Roman" w:eastAsiaTheme="majorEastAsia" w:hAnsi="Times New Roman"/>
          <w:szCs w:val="21"/>
        </w:rPr>
        <w:t>目标跟踪丢失的原因及解决方案；</w:t>
      </w:r>
    </w:p>
    <w:p w14:paraId="451620B6" w14:textId="75D04312" w:rsidR="00071D1D" w:rsidRPr="00FC1BD9" w:rsidRDefault="00071D1D" w:rsidP="00711285">
      <w:pPr>
        <w:pStyle w:val="af3"/>
        <w:numPr>
          <w:ilvl w:val="0"/>
          <w:numId w:val="15"/>
        </w:numPr>
        <w:spacing w:line="360" w:lineRule="auto"/>
        <w:ind w:firstLineChars="0"/>
        <w:rPr>
          <w:rFonts w:ascii="Times New Roman" w:eastAsiaTheme="majorEastAsia" w:hAnsi="Times New Roman"/>
          <w:szCs w:val="21"/>
        </w:rPr>
      </w:pPr>
      <w:bookmarkStart w:id="14" w:name="_Hlk45605367"/>
      <w:r w:rsidRPr="00FC1BD9">
        <w:rPr>
          <w:rFonts w:ascii="Times New Roman" w:eastAsiaTheme="majorEastAsia" w:hAnsi="Times New Roman"/>
          <w:szCs w:val="21"/>
        </w:rPr>
        <w:t>我们找出了最佳检测间隔</w:t>
      </w:r>
      <w:r w:rsidR="00836DEB" w:rsidRPr="00FC1BD9">
        <w:rPr>
          <w:rFonts w:ascii="Times New Roman" w:eastAsiaTheme="majorEastAsia" w:hAnsi="Times New Roman"/>
          <w:szCs w:val="21"/>
        </w:rPr>
        <w:t>：</w:t>
      </w:r>
      <w:r w:rsidRPr="00FC1BD9">
        <w:rPr>
          <w:rFonts w:ascii="Times New Roman" w:eastAsiaTheme="majorEastAsia" w:hAnsi="Times New Roman"/>
          <w:szCs w:val="21"/>
        </w:rPr>
        <w:t>在</w:t>
      </w:r>
      <w:r w:rsidRPr="00FC1BD9">
        <w:rPr>
          <w:rFonts w:ascii="Times New Roman" w:eastAsiaTheme="majorEastAsia" w:hAnsi="Times New Roman"/>
          <w:szCs w:val="21"/>
        </w:rPr>
        <w:t>1080p(1920*1080)</w:t>
      </w:r>
      <w:r w:rsidRPr="00FC1BD9">
        <w:rPr>
          <w:rFonts w:ascii="Times New Roman" w:eastAsiaTheme="majorEastAsia" w:hAnsi="Times New Roman"/>
          <w:szCs w:val="21"/>
        </w:rPr>
        <w:t>视频中，每隔</w:t>
      </w:r>
      <w:r w:rsidRPr="00FC1BD9">
        <w:rPr>
          <w:rFonts w:ascii="Times New Roman" w:eastAsiaTheme="majorEastAsia" w:hAnsi="Times New Roman"/>
          <w:szCs w:val="21"/>
        </w:rPr>
        <w:t>20</w:t>
      </w:r>
      <w:r w:rsidRPr="00FC1BD9">
        <w:rPr>
          <w:rFonts w:ascii="Times New Roman" w:eastAsiaTheme="majorEastAsia" w:hAnsi="Times New Roman"/>
          <w:szCs w:val="21"/>
        </w:rPr>
        <w:t>帧使用一次</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目标检测，其余帧使用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w:t>
      </w:r>
      <w:r w:rsidR="00836DEB" w:rsidRPr="00FC1BD9">
        <w:rPr>
          <w:rFonts w:ascii="Times New Roman" w:eastAsiaTheme="majorEastAsia" w:hAnsi="Times New Roman"/>
          <w:szCs w:val="21"/>
        </w:rPr>
        <w:t>。能够</w:t>
      </w:r>
      <w:r w:rsidRPr="00FC1BD9">
        <w:rPr>
          <w:rFonts w:ascii="Times New Roman" w:eastAsiaTheme="majorEastAsia" w:hAnsi="Times New Roman"/>
          <w:szCs w:val="21"/>
        </w:rPr>
        <w:t>在保证</w:t>
      </w:r>
      <w:r w:rsidRPr="00FC1BD9">
        <w:rPr>
          <w:rFonts w:ascii="Times New Roman" w:eastAsiaTheme="majorEastAsia" w:hAnsi="Times New Roman"/>
          <w:szCs w:val="21"/>
        </w:rPr>
        <w:t>85%</w:t>
      </w:r>
      <w:r w:rsidRPr="00FC1BD9">
        <w:rPr>
          <w:rFonts w:ascii="Times New Roman" w:eastAsiaTheme="majorEastAsia" w:hAnsi="Times New Roman"/>
          <w:szCs w:val="21"/>
        </w:rPr>
        <w:t>准确</w:t>
      </w:r>
      <w:r w:rsidR="00836DEB" w:rsidRPr="00FC1BD9">
        <w:rPr>
          <w:rFonts w:ascii="Times New Roman" w:eastAsiaTheme="majorEastAsia" w:hAnsi="Times New Roman"/>
          <w:szCs w:val="21"/>
        </w:rPr>
        <w:t>率</w:t>
      </w:r>
      <w:r w:rsidRPr="00FC1BD9">
        <w:rPr>
          <w:rFonts w:ascii="Times New Roman" w:eastAsiaTheme="majorEastAsia" w:hAnsi="Times New Roman"/>
          <w:szCs w:val="21"/>
        </w:rPr>
        <w:t>的同时，提升</w:t>
      </w:r>
      <w:r w:rsidRPr="00FC1BD9">
        <w:rPr>
          <w:rFonts w:ascii="Times New Roman" w:eastAsiaTheme="majorEastAsia" w:hAnsi="Times New Roman"/>
          <w:szCs w:val="21"/>
        </w:rPr>
        <w:t>4.2</w:t>
      </w:r>
      <w:r w:rsidRPr="00FC1BD9">
        <w:rPr>
          <w:rFonts w:ascii="Times New Roman" w:eastAsiaTheme="majorEastAsia" w:hAnsi="Times New Roman"/>
          <w:szCs w:val="21"/>
        </w:rPr>
        <w:t>倍的运行速度，</w:t>
      </w:r>
      <w:r w:rsidR="00836DEB" w:rsidRPr="00FC1BD9">
        <w:rPr>
          <w:rFonts w:ascii="Times New Roman" w:eastAsiaTheme="majorEastAsia" w:hAnsi="Times New Roman"/>
          <w:szCs w:val="21"/>
        </w:rPr>
        <w:t>使运行</w:t>
      </w:r>
      <w:r w:rsidRPr="00FC1BD9">
        <w:rPr>
          <w:rFonts w:ascii="Times New Roman" w:eastAsiaTheme="majorEastAsia" w:hAnsi="Times New Roman"/>
          <w:szCs w:val="21"/>
        </w:rPr>
        <w:t>帧率达到</w:t>
      </w:r>
      <w:r w:rsidRPr="00FC1BD9">
        <w:rPr>
          <w:rFonts w:ascii="Times New Roman" w:eastAsiaTheme="majorEastAsia" w:hAnsi="Times New Roman"/>
          <w:szCs w:val="21"/>
        </w:rPr>
        <w:t>88.68fps</w:t>
      </w:r>
      <w:r w:rsidRPr="00FC1BD9">
        <w:rPr>
          <w:rFonts w:ascii="Times New Roman" w:eastAsiaTheme="majorEastAsia" w:hAnsi="Times New Roman"/>
          <w:szCs w:val="21"/>
        </w:rPr>
        <w:t>；</w:t>
      </w:r>
    </w:p>
    <w:bookmarkEnd w:id="14"/>
    <w:p w14:paraId="7221787D" w14:textId="0EF9A1BA" w:rsidR="005D6B08" w:rsidRPr="00FC1BD9" w:rsidRDefault="00836DEB" w:rsidP="0071128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检测能力</w:t>
      </w:r>
      <w:r w:rsidR="00F71CE6" w:rsidRPr="00FC1BD9">
        <w:rPr>
          <w:rFonts w:ascii="Times New Roman" w:eastAsiaTheme="majorEastAsia" w:hAnsi="Times New Roman"/>
          <w:szCs w:val="21"/>
        </w:rPr>
        <w:t>可扩展：</w:t>
      </w:r>
      <w:r w:rsidR="00EB4D4D" w:rsidRPr="00FC1BD9">
        <w:rPr>
          <w:rFonts w:ascii="Times New Roman" w:eastAsiaTheme="majorEastAsia" w:hAnsi="Times New Roman"/>
          <w:szCs w:val="21"/>
        </w:rPr>
        <w:t>将</w:t>
      </w:r>
      <w:r w:rsidR="00F71CE6" w:rsidRPr="00FC1BD9">
        <w:rPr>
          <w:rFonts w:ascii="Times New Roman" w:eastAsiaTheme="majorEastAsia" w:hAnsi="Times New Roman"/>
          <w:szCs w:val="21"/>
        </w:rPr>
        <w:t>自定义</w:t>
      </w:r>
      <w:r w:rsidR="00EB4D4D" w:rsidRPr="00FC1BD9">
        <w:rPr>
          <w:rFonts w:ascii="Times New Roman" w:eastAsiaTheme="majorEastAsia" w:hAnsi="Times New Roman"/>
          <w:szCs w:val="21"/>
        </w:rPr>
        <w:t>类别</w:t>
      </w:r>
      <w:r w:rsidR="00F71CE6" w:rsidRPr="00FC1BD9">
        <w:rPr>
          <w:rFonts w:ascii="Times New Roman" w:eastAsiaTheme="majorEastAsia" w:hAnsi="Times New Roman"/>
          <w:szCs w:val="21"/>
        </w:rPr>
        <w:t>数据</w:t>
      </w:r>
      <w:r w:rsidR="00EB4D4D" w:rsidRPr="00FC1BD9">
        <w:rPr>
          <w:rFonts w:ascii="Times New Roman" w:eastAsiaTheme="majorEastAsia" w:hAnsi="Times New Roman"/>
          <w:szCs w:val="21"/>
        </w:rPr>
        <w:t>（如房屋、树木）加入</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EB4D4D" w:rsidRPr="00FC1BD9">
        <w:rPr>
          <w:rFonts w:ascii="Times New Roman" w:eastAsiaTheme="majorEastAsia" w:hAnsi="Times New Roman"/>
          <w:szCs w:val="21"/>
        </w:rPr>
        <w:t>训练数据集</w:t>
      </w:r>
      <w:r w:rsidR="00F71CE6" w:rsidRPr="00FC1BD9">
        <w:rPr>
          <w:rFonts w:ascii="Times New Roman" w:eastAsiaTheme="majorEastAsia" w:hAnsi="Times New Roman"/>
          <w:szCs w:val="21"/>
        </w:rPr>
        <w:t>，</w:t>
      </w:r>
      <w:r w:rsidRPr="00FC1BD9">
        <w:rPr>
          <w:rFonts w:ascii="Times New Roman" w:eastAsiaTheme="majorEastAsia" w:hAnsi="Times New Roman"/>
          <w:szCs w:val="21"/>
        </w:rPr>
        <w:t>使用单张</w:t>
      </w:r>
      <w:r w:rsidRPr="00FC1BD9">
        <w:rPr>
          <w:rFonts w:ascii="Times New Roman" w:eastAsiaTheme="majorEastAsia" w:hAnsi="Times New Roman"/>
          <w:szCs w:val="21"/>
        </w:rPr>
        <w:t>GPU</w:t>
      </w:r>
      <w:r w:rsidRPr="00FC1BD9">
        <w:rPr>
          <w:rFonts w:ascii="Times New Roman" w:eastAsiaTheme="majorEastAsia" w:hAnsi="Times New Roman"/>
          <w:szCs w:val="21"/>
        </w:rPr>
        <w:t>（</w:t>
      </w:r>
      <w:r w:rsidRPr="00FC1BD9">
        <w:rPr>
          <w:rFonts w:ascii="Times New Roman" w:eastAsiaTheme="majorEastAsia" w:hAnsi="Times New Roman"/>
          <w:kern w:val="0"/>
          <w:szCs w:val="21"/>
        </w:rPr>
        <w:t xml:space="preserve">1080 Ti </w:t>
      </w:r>
      <w:r w:rsidRPr="00FC1BD9">
        <w:rPr>
          <w:rFonts w:ascii="Times New Roman" w:eastAsiaTheme="majorEastAsia" w:hAnsi="Times New Roman"/>
          <w:kern w:val="0"/>
          <w:szCs w:val="21"/>
        </w:rPr>
        <w:t>或</w:t>
      </w:r>
      <w:r w:rsidRPr="00FC1BD9">
        <w:rPr>
          <w:rFonts w:ascii="Times New Roman" w:eastAsiaTheme="majorEastAsia" w:hAnsi="Times New Roman"/>
          <w:kern w:val="0"/>
          <w:szCs w:val="21"/>
        </w:rPr>
        <w:t>2080 Ti</w:t>
      </w:r>
      <w:r w:rsidRPr="00FC1BD9">
        <w:rPr>
          <w:rFonts w:ascii="Times New Roman" w:eastAsiaTheme="majorEastAsia" w:hAnsi="Times New Roman"/>
          <w:szCs w:val="21"/>
        </w:rPr>
        <w:t>）即可</w:t>
      </w:r>
      <w:r w:rsidR="00EB4D4D" w:rsidRPr="00FC1BD9">
        <w:rPr>
          <w:rFonts w:ascii="Times New Roman" w:eastAsiaTheme="majorEastAsia" w:hAnsi="Times New Roman"/>
          <w:szCs w:val="21"/>
        </w:rPr>
        <w:t>重新训练</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EB4D4D" w:rsidRPr="00FC1BD9">
        <w:rPr>
          <w:rFonts w:ascii="Times New Roman" w:eastAsiaTheme="majorEastAsia" w:hAnsi="Times New Roman"/>
          <w:szCs w:val="21"/>
        </w:rPr>
        <w:t>目标检测模型</w:t>
      </w:r>
      <w:r w:rsidR="00F71CE6" w:rsidRPr="00FC1BD9">
        <w:rPr>
          <w:rFonts w:ascii="Times New Roman" w:eastAsiaTheme="majorEastAsia" w:hAnsi="Times New Roman"/>
          <w:szCs w:val="21"/>
        </w:rPr>
        <w:t>，可</w:t>
      </w:r>
      <w:r w:rsidR="00EB4D4D" w:rsidRPr="00FC1BD9">
        <w:rPr>
          <w:rFonts w:ascii="Times New Roman" w:eastAsiaTheme="majorEastAsia" w:hAnsi="Times New Roman"/>
          <w:szCs w:val="21"/>
        </w:rPr>
        <w:t>使无人机获得其他类别障碍物的检测避让能力</w:t>
      </w:r>
      <w:r w:rsidR="00F71CE6" w:rsidRPr="00FC1BD9">
        <w:rPr>
          <w:rFonts w:ascii="Times New Roman" w:eastAsiaTheme="majorEastAsia" w:hAnsi="Times New Roman"/>
          <w:szCs w:val="21"/>
        </w:rPr>
        <w:t>。</w:t>
      </w:r>
    </w:p>
    <w:p w14:paraId="37DDD30D" w14:textId="02668D0A" w:rsidR="00D64D3B" w:rsidRPr="00FC1BD9" w:rsidRDefault="004D04E3"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YOLO</w:t>
      </w:r>
      <w:r w:rsidR="0039045B" w:rsidRPr="00FC1BD9">
        <w:rPr>
          <w:rFonts w:ascii="Times New Roman" w:eastAsiaTheme="majorEastAsia" w:hAnsi="Times New Roman"/>
          <w:sz w:val="24"/>
          <w:szCs w:val="24"/>
        </w:rPr>
        <w:t>v</w:t>
      </w:r>
      <w:r w:rsidRPr="00FC1BD9">
        <w:rPr>
          <w:rFonts w:ascii="Times New Roman" w:eastAsiaTheme="majorEastAsia" w:hAnsi="Times New Roman"/>
          <w:sz w:val="24"/>
          <w:szCs w:val="24"/>
        </w:rPr>
        <w:t>4</w:t>
      </w:r>
      <w:r w:rsidR="00EB4D4D" w:rsidRPr="00FC1BD9">
        <w:rPr>
          <w:rFonts w:ascii="Times New Roman" w:eastAsiaTheme="majorEastAsia" w:hAnsi="Times New Roman"/>
          <w:sz w:val="24"/>
          <w:szCs w:val="24"/>
        </w:rPr>
        <w:t>目标检测</w:t>
      </w:r>
    </w:p>
    <w:p w14:paraId="51329EA5" w14:textId="42DA79CB" w:rsidR="00294361" w:rsidRPr="00FC1BD9" w:rsidDel="00FA6189" w:rsidRDefault="00A473E7" w:rsidP="00711285">
      <w:pPr>
        <w:autoSpaceDE w:val="0"/>
        <w:autoSpaceDN w:val="0"/>
        <w:adjustRightInd w:val="0"/>
        <w:spacing w:line="360" w:lineRule="auto"/>
        <w:ind w:firstLineChars="200" w:firstLine="420"/>
        <w:jc w:val="left"/>
        <w:rPr>
          <w:del w:id="15" w:author="shihw" w:date="2020-08-09T11:58:00Z"/>
          <w:rFonts w:ascii="Times New Roman" w:eastAsiaTheme="majorEastAsia" w:hAnsi="Times New Roman"/>
          <w:kern w:val="0"/>
          <w:szCs w:val="21"/>
        </w:rPr>
      </w:pPr>
      <w:del w:id="16" w:author="shihw" w:date="2020-08-09T11:58:00Z">
        <w:r w:rsidRPr="00FC1BD9" w:rsidDel="00FA6189">
          <w:rPr>
            <w:rFonts w:ascii="Times New Roman" w:eastAsiaTheme="majorEastAsia" w:hAnsi="Times New Roman"/>
            <w:kern w:val="0"/>
            <w:szCs w:val="21"/>
          </w:rPr>
          <w:delText>YOLO</w:delText>
        </w:r>
        <w:r w:rsidR="000E497F" w:rsidDel="00FA6189">
          <w:rPr>
            <w:rFonts w:ascii="Times New Roman" w:eastAsiaTheme="majorEastAsia" w:hAnsi="Times New Roman" w:hint="eastAsia"/>
            <w:kern w:val="0"/>
            <w:szCs w:val="21"/>
          </w:rPr>
          <w:delText>（</w:delText>
        </w:r>
        <w:r w:rsidR="000E497F" w:rsidRPr="00FC1BD9" w:rsidDel="00FA6189">
          <w:rPr>
            <w:rFonts w:ascii="Times New Roman" w:eastAsiaTheme="majorEastAsia" w:hAnsi="Times New Roman"/>
            <w:color w:val="000000"/>
            <w:kern w:val="0"/>
            <w:szCs w:val="21"/>
          </w:rPr>
          <w:delText xml:space="preserve">You </w:delText>
        </w:r>
        <w:r w:rsidR="000E497F" w:rsidDel="00FA6189">
          <w:rPr>
            <w:rFonts w:ascii="Times New Roman" w:eastAsiaTheme="majorEastAsia" w:hAnsi="Times New Roman"/>
            <w:color w:val="000000"/>
            <w:kern w:val="0"/>
            <w:szCs w:val="21"/>
          </w:rPr>
          <w:delText>O</w:delText>
        </w:r>
        <w:r w:rsidR="000E497F" w:rsidRPr="00FC1BD9" w:rsidDel="00FA6189">
          <w:rPr>
            <w:rFonts w:ascii="Times New Roman" w:eastAsiaTheme="majorEastAsia" w:hAnsi="Times New Roman"/>
            <w:color w:val="000000"/>
            <w:kern w:val="0"/>
            <w:szCs w:val="21"/>
          </w:rPr>
          <w:delText xml:space="preserve">nly </w:delText>
        </w:r>
        <w:r w:rsidR="000E497F" w:rsidDel="00FA6189">
          <w:rPr>
            <w:rFonts w:ascii="Times New Roman" w:eastAsiaTheme="majorEastAsia" w:hAnsi="Times New Roman"/>
            <w:color w:val="000000"/>
            <w:kern w:val="0"/>
            <w:szCs w:val="21"/>
          </w:rPr>
          <w:delText>L</w:delText>
        </w:r>
        <w:r w:rsidR="000E497F" w:rsidRPr="00FC1BD9" w:rsidDel="00FA6189">
          <w:rPr>
            <w:rFonts w:ascii="Times New Roman" w:eastAsiaTheme="majorEastAsia" w:hAnsi="Times New Roman"/>
            <w:color w:val="000000"/>
            <w:kern w:val="0"/>
            <w:szCs w:val="21"/>
          </w:rPr>
          <w:delText xml:space="preserve">ook </w:delText>
        </w:r>
        <w:r w:rsidR="000E497F" w:rsidDel="00FA6189">
          <w:rPr>
            <w:rFonts w:ascii="Times New Roman" w:eastAsiaTheme="majorEastAsia" w:hAnsi="Times New Roman"/>
            <w:color w:val="000000"/>
            <w:kern w:val="0"/>
            <w:szCs w:val="21"/>
          </w:rPr>
          <w:delText>O</w:delText>
        </w:r>
        <w:r w:rsidR="000E497F" w:rsidRPr="00FC1BD9" w:rsidDel="00FA6189">
          <w:rPr>
            <w:rFonts w:ascii="Times New Roman" w:eastAsiaTheme="majorEastAsia" w:hAnsi="Times New Roman"/>
            <w:color w:val="000000"/>
            <w:kern w:val="0"/>
            <w:szCs w:val="21"/>
          </w:rPr>
          <w:delText>nce</w:delText>
        </w:r>
        <w:r w:rsidR="000E497F" w:rsidDel="00FA6189">
          <w:rPr>
            <w:rFonts w:ascii="Times New Roman" w:eastAsiaTheme="majorEastAsia" w:hAnsi="Times New Roman" w:hint="eastAsia"/>
            <w:kern w:val="0"/>
            <w:szCs w:val="21"/>
          </w:rPr>
          <w:delText>）</w:delText>
        </w:r>
        <w:r w:rsidRPr="00FC1BD9" w:rsidDel="00FA6189">
          <w:rPr>
            <w:rFonts w:ascii="Times New Roman" w:eastAsiaTheme="majorEastAsia" w:hAnsi="Times New Roman"/>
            <w:kern w:val="0"/>
            <w:szCs w:val="21"/>
          </w:rPr>
          <w:delText>代表了一系列优秀的目标检测模型，从</w:delText>
        </w:r>
        <w:r w:rsidRPr="00FC1BD9" w:rsidDel="00FA6189">
          <w:rPr>
            <w:rFonts w:ascii="Times New Roman" w:eastAsiaTheme="majorEastAsia" w:hAnsi="Times New Roman"/>
            <w:kern w:val="0"/>
            <w:szCs w:val="21"/>
          </w:rPr>
          <w:delText>YOLOv1</w:delText>
        </w:r>
        <w:r w:rsidR="00961DCA" w:rsidRPr="00FC1BD9" w:rsidDel="00FA6189">
          <w:rPr>
            <w:rFonts w:ascii="Times New Roman" w:eastAsiaTheme="majorEastAsia" w:hAnsi="Times New Roman"/>
            <w:kern w:val="0"/>
            <w:szCs w:val="21"/>
            <w:vertAlign w:val="superscript"/>
          </w:rPr>
          <w:delText>[</w:delText>
        </w:r>
        <w:r w:rsidR="00815B31" w:rsidRPr="00FC1BD9" w:rsidDel="00FA6189">
          <w:rPr>
            <w:rFonts w:ascii="Times New Roman" w:eastAsiaTheme="majorEastAsia" w:hAnsi="Times New Roman"/>
            <w:kern w:val="0"/>
            <w:szCs w:val="21"/>
            <w:vertAlign w:val="superscript"/>
          </w:rPr>
          <w:delText>4</w:delText>
        </w:r>
        <w:r w:rsidR="00961DCA" w:rsidRPr="00FC1BD9" w:rsidDel="00FA6189">
          <w:rPr>
            <w:rFonts w:ascii="Times New Roman" w:eastAsiaTheme="majorEastAsia" w:hAnsi="Times New Roman"/>
            <w:kern w:val="0"/>
            <w:szCs w:val="21"/>
            <w:vertAlign w:val="superscript"/>
          </w:rPr>
          <w:delText>]</w:delText>
        </w:r>
        <w:r w:rsidRPr="00FC1BD9" w:rsidDel="00FA6189">
          <w:rPr>
            <w:rFonts w:ascii="Times New Roman" w:eastAsiaTheme="majorEastAsia" w:hAnsi="Times New Roman"/>
            <w:kern w:val="0"/>
            <w:szCs w:val="21"/>
          </w:rPr>
          <w:delText>、</w:delText>
        </w:r>
        <w:r w:rsidRPr="00FC1BD9" w:rsidDel="00FA6189">
          <w:rPr>
            <w:rFonts w:ascii="Times New Roman" w:eastAsiaTheme="majorEastAsia" w:hAnsi="Times New Roman"/>
            <w:kern w:val="0"/>
            <w:szCs w:val="21"/>
          </w:rPr>
          <w:delText>YOLOv2</w:delText>
        </w:r>
        <w:r w:rsidR="00961DCA" w:rsidRPr="00FC1BD9" w:rsidDel="00FA6189">
          <w:rPr>
            <w:rFonts w:ascii="Times New Roman" w:eastAsiaTheme="majorEastAsia" w:hAnsi="Times New Roman"/>
            <w:kern w:val="0"/>
            <w:szCs w:val="21"/>
            <w:vertAlign w:val="superscript"/>
          </w:rPr>
          <w:delText>[</w:delText>
        </w:r>
        <w:r w:rsidR="00815B31" w:rsidRPr="00FC1BD9" w:rsidDel="00FA6189">
          <w:rPr>
            <w:rFonts w:ascii="Times New Roman" w:eastAsiaTheme="majorEastAsia" w:hAnsi="Times New Roman"/>
            <w:kern w:val="0"/>
            <w:szCs w:val="21"/>
            <w:vertAlign w:val="superscript"/>
          </w:rPr>
          <w:delText>5</w:delText>
        </w:r>
        <w:r w:rsidR="00961DCA" w:rsidRPr="00FC1BD9" w:rsidDel="00FA6189">
          <w:rPr>
            <w:rFonts w:ascii="Times New Roman" w:eastAsiaTheme="majorEastAsia" w:hAnsi="Times New Roman"/>
            <w:kern w:val="0"/>
            <w:szCs w:val="21"/>
            <w:vertAlign w:val="superscript"/>
          </w:rPr>
          <w:delText>]</w:delText>
        </w:r>
        <w:r w:rsidRPr="00FC1BD9" w:rsidDel="00FA6189">
          <w:rPr>
            <w:rFonts w:ascii="Times New Roman" w:eastAsiaTheme="majorEastAsia" w:hAnsi="Times New Roman"/>
            <w:kern w:val="0"/>
            <w:szCs w:val="21"/>
          </w:rPr>
          <w:delText>、</w:delText>
        </w:r>
        <w:r w:rsidRPr="00FC1BD9" w:rsidDel="00FA6189">
          <w:rPr>
            <w:rFonts w:ascii="Times New Roman" w:eastAsiaTheme="majorEastAsia" w:hAnsi="Times New Roman"/>
            <w:kern w:val="0"/>
            <w:szCs w:val="21"/>
          </w:rPr>
          <w:delText>YOLOv3</w:delText>
        </w:r>
        <w:r w:rsidR="00961DCA" w:rsidRPr="00FC1BD9" w:rsidDel="00FA6189">
          <w:rPr>
            <w:rFonts w:ascii="Times New Roman" w:eastAsiaTheme="majorEastAsia" w:hAnsi="Times New Roman"/>
            <w:kern w:val="0"/>
            <w:szCs w:val="21"/>
            <w:vertAlign w:val="superscript"/>
          </w:rPr>
          <w:delText>[</w:delText>
        </w:r>
        <w:r w:rsidR="00815B31" w:rsidRPr="00FC1BD9" w:rsidDel="00FA6189">
          <w:rPr>
            <w:rFonts w:ascii="Times New Roman" w:eastAsiaTheme="majorEastAsia" w:hAnsi="Times New Roman"/>
            <w:kern w:val="0"/>
            <w:szCs w:val="21"/>
            <w:vertAlign w:val="superscript"/>
          </w:rPr>
          <w:delText>6</w:delText>
        </w:r>
        <w:r w:rsidR="00961DCA" w:rsidRPr="00FC1BD9" w:rsidDel="00FA6189">
          <w:rPr>
            <w:rFonts w:ascii="Times New Roman" w:eastAsiaTheme="majorEastAsia" w:hAnsi="Times New Roman"/>
            <w:kern w:val="0"/>
            <w:szCs w:val="21"/>
            <w:vertAlign w:val="superscript"/>
          </w:rPr>
          <w:delText>]</w:delText>
        </w:r>
        <w:r w:rsidRPr="00FC1BD9" w:rsidDel="00FA6189">
          <w:rPr>
            <w:rFonts w:ascii="Times New Roman" w:eastAsiaTheme="majorEastAsia" w:hAnsi="Times New Roman"/>
            <w:kern w:val="0"/>
            <w:szCs w:val="21"/>
          </w:rPr>
          <w:delText>，如今进化到</w:delText>
        </w:r>
        <w:r w:rsidRPr="00FC1BD9" w:rsidDel="00FA6189">
          <w:rPr>
            <w:rFonts w:ascii="Times New Roman" w:eastAsiaTheme="majorEastAsia" w:hAnsi="Times New Roman"/>
            <w:kern w:val="0"/>
            <w:szCs w:val="21"/>
          </w:rPr>
          <w:delText>YOLOv4</w:delText>
        </w:r>
        <w:r w:rsidR="00961DCA" w:rsidRPr="00FC1BD9" w:rsidDel="00FA6189">
          <w:rPr>
            <w:rFonts w:ascii="Times New Roman" w:eastAsiaTheme="majorEastAsia" w:hAnsi="Times New Roman"/>
            <w:kern w:val="0"/>
            <w:szCs w:val="21"/>
            <w:vertAlign w:val="superscript"/>
          </w:rPr>
          <w:delText>[</w:delText>
        </w:r>
        <w:r w:rsidR="00815B31" w:rsidRPr="00FC1BD9" w:rsidDel="00FA6189">
          <w:rPr>
            <w:rFonts w:ascii="Times New Roman" w:eastAsiaTheme="majorEastAsia" w:hAnsi="Times New Roman"/>
            <w:kern w:val="0"/>
            <w:szCs w:val="21"/>
            <w:vertAlign w:val="superscript"/>
          </w:rPr>
          <w:delText>7</w:delText>
        </w:r>
        <w:r w:rsidR="00961DCA" w:rsidRPr="00FC1BD9" w:rsidDel="00FA6189">
          <w:rPr>
            <w:rFonts w:ascii="Times New Roman" w:eastAsiaTheme="majorEastAsia" w:hAnsi="Times New Roman"/>
            <w:kern w:val="0"/>
            <w:szCs w:val="21"/>
            <w:vertAlign w:val="superscript"/>
          </w:rPr>
          <w:delText>]</w:delText>
        </w:r>
        <w:r w:rsidRPr="00FC1BD9" w:rsidDel="00FA6189">
          <w:rPr>
            <w:rFonts w:ascii="Times New Roman" w:eastAsiaTheme="majorEastAsia" w:hAnsi="Times New Roman"/>
            <w:kern w:val="0"/>
            <w:szCs w:val="21"/>
          </w:rPr>
          <w:delText>。</w:delText>
        </w:r>
        <w:r w:rsidRPr="00FC1BD9" w:rsidDel="00FA6189">
          <w:rPr>
            <w:rFonts w:ascii="Times New Roman" w:eastAsiaTheme="majorEastAsia" w:hAnsi="Times New Roman"/>
            <w:kern w:val="0"/>
            <w:szCs w:val="21"/>
          </w:rPr>
          <w:delText>YOLOv4</w:delText>
        </w:r>
        <w:r w:rsidRPr="00FC1BD9" w:rsidDel="00FA6189">
          <w:rPr>
            <w:rFonts w:ascii="Times New Roman" w:eastAsiaTheme="majorEastAsia" w:hAnsi="Times New Roman"/>
            <w:kern w:val="0"/>
            <w:szCs w:val="21"/>
          </w:rPr>
          <w:delText>是</w:delText>
        </w:r>
        <w:r w:rsidRPr="00FC1BD9" w:rsidDel="00FA6189">
          <w:rPr>
            <w:rFonts w:ascii="Times New Roman" w:eastAsiaTheme="majorEastAsia" w:hAnsi="Times New Roman"/>
            <w:kern w:val="0"/>
            <w:szCs w:val="21"/>
          </w:rPr>
          <w:delText>YOLO</w:delText>
        </w:r>
        <w:r w:rsidRPr="00FC1BD9" w:rsidDel="00FA6189">
          <w:rPr>
            <w:rFonts w:ascii="Times New Roman" w:eastAsiaTheme="majorEastAsia" w:hAnsi="Times New Roman"/>
            <w:kern w:val="0"/>
            <w:szCs w:val="21"/>
          </w:rPr>
          <w:delText>目标检测家族的新进成员，在检测精度、运行效率、训练难易程度等方面均有较优秀的表现</w:delText>
        </w:r>
        <w:r w:rsidR="00294361" w:rsidRPr="00FC1BD9" w:rsidDel="00FA6189">
          <w:rPr>
            <w:rFonts w:ascii="Times New Roman" w:eastAsiaTheme="majorEastAsia" w:hAnsi="Times New Roman"/>
            <w:kern w:val="0"/>
            <w:szCs w:val="21"/>
          </w:rPr>
          <w:delText>。相比</w:delText>
        </w:r>
        <w:r w:rsidR="00294361" w:rsidRPr="00FC1BD9" w:rsidDel="00FA6189">
          <w:rPr>
            <w:rFonts w:ascii="Times New Roman" w:eastAsiaTheme="majorEastAsia" w:hAnsi="Times New Roman"/>
            <w:kern w:val="0"/>
            <w:szCs w:val="21"/>
          </w:rPr>
          <w:delText>YOLOv3</w:delText>
        </w:r>
        <w:r w:rsidR="00294361" w:rsidRPr="00FC1BD9" w:rsidDel="00FA6189">
          <w:rPr>
            <w:rFonts w:ascii="Times New Roman" w:eastAsiaTheme="majorEastAsia" w:hAnsi="Times New Roman"/>
            <w:kern w:val="0"/>
            <w:szCs w:val="21"/>
          </w:rPr>
          <w:delText>，</w:delText>
        </w:r>
        <w:r w:rsidR="00294361" w:rsidRPr="00FC1BD9" w:rsidDel="00FA6189">
          <w:rPr>
            <w:rFonts w:ascii="Times New Roman" w:eastAsiaTheme="majorEastAsia" w:hAnsi="Times New Roman"/>
            <w:kern w:val="0"/>
            <w:szCs w:val="21"/>
          </w:rPr>
          <w:delText>YOLOv4</w:delText>
        </w:r>
        <w:r w:rsidR="00294361" w:rsidRPr="00FC1BD9" w:rsidDel="00FA6189">
          <w:rPr>
            <w:rFonts w:ascii="Times New Roman" w:eastAsiaTheme="majorEastAsia" w:hAnsi="Times New Roman"/>
            <w:kern w:val="0"/>
            <w:szCs w:val="21"/>
          </w:rPr>
          <w:delText>在检测精度和运行效率上分别提升了</w:delText>
        </w:r>
        <w:r w:rsidR="00294361" w:rsidRPr="00FC1BD9" w:rsidDel="00FA6189">
          <w:rPr>
            <w:rFonts w:ascii="Times New Roman" w:eastAsiaTheme="majorEastAsia" w:hAnsi="Times New Roman"/>
            <w:kern w:val="0"/>
            <w:szCs w:val="21"/>
          </w:rPr>
          <w:delText>10%</w:delText>
        </w:r>
        <w:r w:rsidR="00294361" w:rsidRPr="00FC1BD9" w:rsidDel="00FA6189">
          <w:rPr>
            <w:rFonts w:ascii="Times New Roman" w:eastAsiaTheme="majorEastAsia" w:hAnsi="Times New Roman"/>
            <w:kern w:val="0"/>
            <w:szCs w:val="21"/>
          </w:rPr>
          <w:delText>和</w:delText>
        </w:r>
        <w:r w:rsidR="00294361" w:rsidRPr="00FC1BD9" w:rsidDel="00FA6189">
          <w:rPr>
            <w:rFonts w:ascii="Times New Roman" w:eastAsiaTheme="majorEastAsia" w:hAnsi="Times New Roman"/>
            <w:kern w:val="0"/>
            <w:szCs w:val="21"/>
          </w:rPr>
          <w:delText>12%</w:delText>
        </w:r>
        <w:r w:rsidR="00294361" w:rsidRPr="00FC1BD9" w:rsidDel="00FA6189">
          <w:rPr>
            <w:rFonts w:ascii="Times New Roman" w:eastAsiaTheme="majorEastAsia" w:hAnsi="Times New Roman"/>
            <w:kern w:val="0"/>
            <w:szCs w:val="21"/>
          </w:rPr>
          <w:delText>，并且支持单</w:delText>
        </w:r>
        <w:r w:rsidR="00294361" w:rsidRPr="00FC1BD9" w:rsidDel="00FA6189">
          <w:rPr>
            <w:rFonts w:ascii="Times New Roman" w:eastAsiaTheme="majorEastAsia" w:hAnsi="Times New Roman"/>
            <w:kern w:val="0"/>
            <w:szCs w:val="21"/>
          </w:rPr>
          <w:delText>GPU</w:delText>
        </w:r>
        <w:r w:rsidR="00294361" w:rsidRPr="00FC1BD9" w:rsidDel="00FA6189">
          <w:rPr>
            <w:rFonts w:ascii="Times New Roman" w:eastAsiaTheme="majorEastAsia" w:hAnsi="Times New Roman"/>
            <w:kern w:val="0"/>
            <w:szCs w:val="21"/>
          </w:rPr>
          <w:delText>训练，这让我们能够比较容易的添加自己的训练数据，从而扩展</w:delText>
        </w:r>
        <w:r w:rsidR="00294361" w:rsidRPr="00FC1BD9" w:rsidDel="00FA6189">
          <w:rPr>
            <w:rFonts w:ascii="Times New Roman" w:eastAsiaTheme="majorEastAsia" w:hAnsi="Times New Roman"/>
            <w:kern w:val="0"/>
            <w:szCs w:val="21"/>
          </w:rPr>
          <w:delText>YOLOv4</w:delText>
        </w:r>
        <w:r w:rsidR="00294361" w:rsidRPr="00FC1BD9" w:rsidDel="00FA6189">
          <w:rPr>
            <w:rFonts w:ascii="Times New Roman" w:eastAsiaTheme="majorEastAsia" w:hAnsi="Times New Roman"/>
            <w:kern w:val="0"/>
            <w:szCs w:val="21"/>
          </w:rPr>
          <w:delText>的检测能力</w:delText>
        </w:r>
        <w:r w:rsidRPr="00FC1BD9" w:rsidDel="00FA6189">
          <w:rPr>
            <w:rFonts w:ascii="Times New Roman" w:eastAsiaTheme="majorEastAsia" w:hAnsi="Times New Roman"/>
            <w:kern w:val="0"/>
            <w:szCs w:val="21"/>
          </w:rPr>
          <w:delText>。</w:delText>
        </w:r>
      </w:del>
    </w:p>
    <w:p w14:paraId="00AF04EF" w14:textId="04533650" w:rsidR="00094C30" w:rsidRDefault="00A473E7" w:rsidP="00711285">
      <w:pPr>
        <w:autoSpaceDE w:val="0"/>
        <w:autoSpaceDN w:val="0"/>
        <w:adjustRightInd w:val="0"/>
        <w:spacing w:line="360" w:lineRule="auto"/>
        <w:ind w:firstLineChars="200" w:firstLine="420"/>
        <w:jc w:val="left"/>
        <w:rPr>
          <w:rFonts w:ascii="Times New Roman" w:eastAsiaTheme="majorEastAsia" w:hAnsi="Times New Roman"/>
          <w:szCs w:val="21"/>
        </w:rPr>
      </w:pPr>
      <w:r w:rsidRPr="00FC1BD9">
        <w:rPr>
          <w:rFonts w:ascii="Times New Roman" w:eastAsiaTheme="majorEastAsia" w:hAnsi="Times New Roman"/>
          <w:kern w:val="0"/>
          <w:szCs w:val="21"/>
        </w:rPr>
        <w:t>YOLOv4</w:t>
      </w:r>
      <w:r w:rsidR="00294361" w:rsidRPr="00FC1BD9">
        <w:rPr>
          <w:rFonts w:ascii="Times New Roman" w:eastAsiaTheme="majorEastAsia" w:hAnsi="Times New Roman"/>
          <w:szCs w:val="21"/>
        </w:rPr>
        <w:t>是一种基于深度神经网络的目标检测模型，</w:t>
      </w:r>
      <w:ins w:id="17" w:author="shihw" w:date="2020-08-09T11:58:00Z">
        <w:r w:rsidR="00FA6189" w:rsidRPr="00FA6189">
          <w:rPr>
            <w:rFonts w:ascii="Times New Roman" w:eastAsiaTheme="majorEastAsia" w:hAnsi="Times New Roman" w:hint="eastAsia"/>
            <w:szCs w:val="21"/>
          </w:rPr>
          <w:t>YOLO</w:t>
        </w:r>
        <w:r w:rsidR="00FA6189" w:rsidRPr="00FA6189">
          <w:rPr>
            <w:rFonts w:ascii="Times New Roman" w:eastAsiaTheme="majorEastAsia" w:hAnsi="Times New Roman" w:hint="eastAsia"/>
            <w:szCs w:val="21"/>
          </w:rPr>
          <w:t>（</w:t>
        </w:r>
        <w:r w:rsidR="00FA6189" w:rsidRPr="00FA6189">
          <w:rPr>
            <w:rFonts w:ascii="Times New Roman" w:eastAsiaTheme="majorEastAsia" w:hAnsi="Times New Roman" w:hint="eastAsia"/>
            <w:szCs w:val="21"/>
          </w:rPr>
          <w:t>You Only Look Once</w:t>
        </w:r>
        <w:r w:rsidR="00FA6189" w:rsidRPr="00FA6189">
          <w:rPr>
            <w:rFonts w:ascii="Times New Roman" w:eastAsiaTheme="majorEastAsia" w:hAnsi="Times New Roman" w:hint="eastAsia"/>
            <w:szCs w:val="21"/>
          </w:rPr>
          <w:t>）代表了一系列优秀的目标检测模型，从</w:t>
        </w:r>
        <w:r w:rsidR="00FA6189" w:rsidRPr="00FA6189">
          <w:rPr>
            <w:rFonts w:ascii="Times New Roman" w:eastAsiaTheme="majorEastAsia" w:hAnsi="Times New Roman" w:hint="eastAsia"/>
            <w:szCs w:val="21"/>
          </w:rPr>
          <w:t>YOLOv1[4]</w:t>
        </w:r>
        <w:r w:rsidR="00FA6189" w:rsidRPr="00FA6189">
          <w:rPr>
            <w:rFonts w:ascii="Times New Roman" w:eastAsiaTheme="majorEastAsia" w:hAnsi="Times New Roman" w:hint="eastAsia"/>
            <w:szCs w:val="21"/>
          </w:rPr>
          <w:t>、</w:t>
        </w:r>
        <w:r w:rsidR="00FA6189" w:rsidRPr="00FA6189">
          <w:rPr>
            <w:rFonts w:ascii="Times New Roman" w:eastAsiaTheme="majorEastAsia" w:hAnsi="Times New Roman" w:hint="eastAsia"/>
            <w:szCs w:val="21"/>
          </w:rPr>
          <w:t>YOLOv2[5]</w:t>
        </w:r>
        <w:r w:rsidR="00FA6189" w:rsidRPr="00FA6189">
          <w:rPr>
            <w:rFonts w:ascii="Times New Roman" w:eastAsiaTheme="majorEastAsia" w:hAnsi="Times New Roman" w:hint="eastAsia"/>
            <w:szCs w:val="21"/>
          </w:rPr>
          <w:t>、</w:t>
        </w:r>
        <w:r w:rsidR="00FA6189" w:rsidRPr="00FA6189">
          <w:rPr>
            <w:rFonts w:ascii="Times New Roman" w:eastAsiaTheme="majorEastAsia" w:hAnsi="Times New Roman" w:hint="eastAsia"/>
            <w:szCs w:val="21"/>
          </w:rPr>
          <w:t>YOLOv3[6]</w:t>
        </w:r>
        <w:r w:rsidR="00FA6189" w:rsidRPr="00FA6189">
          <w:rPr>
            <w:rFonts w:ascii="Times New Roman" w:eastAsiaTheme="majorEastAsia" w:hAnsi="Times New Roman" w:hint="eastAsia"/>
            <w:szCs w:val="21"/>
          </w:rPr>
          <w:t>，如今进化到</w:t>
        </w:r>
        <w:r w:rsidR="00FA6189" w:rsidRPr="00FA6189">
          <w:rPr>
            <w:rFonts w:ascii="Times New Roman" w:eastAsiaTheme="majorEastAsia" w:hAnsi="Times New Roman" w:hint="eastAsia"/>
            <w:szCs w:val="21"/>
          </w:rPr>
          <w:t>YOLOv4[7]</w:t>
        </w:r>
        <w:r w:rsidR="00FA6189" w:rsidRPr="00FA6189">
          <w:rPr>
            <w:rFonts w:ascii="Times New Roman" w:eastAsiaTheme="majorEastAsia" w:hAnsi="Times New Roman" w:hint="eastAsia"/>
            <w:szCs w:val="21"/>
          </w:rPr>
          <w:t>。</w:t>
        </w:r>
        <w:r w:rsidR="00FA6189" w:rsidRPr="00FA6189">
          <w:rPr>
            <w:rFonts w:ascii="Times New Roman" w:eastAsiaTheme="majorEastAsia" w:hAnsi="Times New Roman" w:hint="eastAsia"/>
            <w:szCs w:val="21"/>
          </w:rPr>
          <w:t>YOLOv4</w:t>
        </w:r>
        <w:r w:rsidR="00FA6189" w:rsidRPr="00FA6189">
          <w:rPr>
            <w:rFonts w:ascii="Times New Roman" w:eastAsiaTheme="majorEastAsia" w:hAnsi="Times New Roman" w:hint="eastAsia"/>
            <w:szCs w:val="21"/>
          </w:rPr>
          <w:t>是</w:t>
        </w:r>
        <w:r w:rsidR="00FA6189" w:rsidRPr="00FA6189">
          <w:rPr>
            <w:rFonts w:ascii="Times New Roman" w:eastAsiaTheme="majorEastAsia" w:hAnsi="Times New Roman" w:hint="eastAsia"/>
            <w:szCs w:val="21"/>
          </w:rPr>
          <w:t>YOLO</w:t>
        </w:r>
        <w:r w:rsidR="00FA6189" w:rsidRPr="00FA6189">
          <w:rPr>
            <w:rFonts w:ascii="Times New Roman" w:eastAsiaTheme="majorEastAsia" w:hAnsi="Times New Roman" w:hint="eastAsia"/>
            <w:szCs w:val="21"/>
          </w:rPr>
          <w:t>目标检测家族的新进成员，在检测精度、运行效率、训练难易程度等方面均有较优秀的表现。相比</w:t>
        </w:r>
        <w:r w:rsidR="00FA6189" w:rsidRPr="00FA6189">
          <w:rPr>
            <w:rFonts w:ascii="Times New Roman" w:eastAsiaTheme="majorEastAsia" w:hAnsi="Times New Roman" w:hint="eastAsia"/>
            <w:szCs w:val="21"/>
          </w:rPr>
          <w:t>YOLOv3</w:t>
        </w:r>
        <w:r w:rsidR="00FA6189" w:rsidRPr="00FA6189">
          <w:rPr>
            <w:rFonts w:ascii="Times New Roman" w:eastAsiaTheme="majorEastAsia" w:hAnsi="Times New Roman" w:hint="eastAsia"/>
            <w:szCs w:val="21"/>
          </w:rPr>
          <w:t>，</w:t>
        </w:r>
        <w:r w:rsidR="00FA6189" w:rsidRPr="00FA6189">
          <w:rPr>
            <w:rFonts w:ascii="Times New Roman" w:eastAsiaTheme="majorEastAsia" w:hAnsi="Times New Roman" w:hint="eastAsia"/>
            <w:szCs w:val="21"/>
          </w:rPr>
          <w:t>YOLOv4</w:t>
        </w:r>
        <w:r w:rsidR="00FA6189" w:rsidRPr="00FA6189">
          <w:rPr>
            <w:rFonts w:ascii="Times New Roman" w:eastAsiaTheme="majorEastAsia" w:hAnsi="Times New Roman" w:hint="eastAsia"/>
            <w:szCs w:val="21"/>
          </w:rPr>
          <w:t>在检测精度和运行效率上分别提升了</w:t>
        </w:r>
        <w:r w:rsidR="00FA6189" w:rsidRPr="00FA6189">
          <w:rPr>
            <w:rFonts w:ascii="Times New Roman" w:eastAsiaTheme="majorEastAsia" w:hAnsi="Times New Roman" w:hint="eastAsia"/>
            <w:szCs w:val="21"/>
          </w:rPr>
          <w:t>10%</w:t>
        </w:r>
        <w:r w:rsidR="00FA6189" w:rsidRPr="00FA6189">
          <w:rPr>
            <w:rFonts w:ascii="Times New Roman" w:eastAsiaTheme="majorEastAsia" w:hAnsi="Times New Roman" w:hint="eastAsia"/>
            <w:szCs w:val="21"/>
          </w:rPr>
          <w:t>和</w:t>
        </w:r>
        <w:r w:rsidR="00FA6189" w:rsidRPr="00FA6189">
          <w:rPr>
            <w:rFonts w:ascii="Times New Roman" w:eastAsiaTheme="majorEastAsia" w:hAnsi="Times New Roman" w:hint="eastAsia"/>
            <w:szCs w:val="21"/>
          </w:rPr>
          <w:t>12%</w:t>
        </w:r>
        <w:r w:rsidR="00FA6189" w:rsidRPr="00FA6189">
          <w:rPr>
            <w:rFonts w:ascii="Times New Roman" w:eastAsiaTheme="majorEastAsia" w:hAnsi="Times New Roman" w:hint="eastAsia"/>
            <w:szCs w:val="21"/>
          </w:rPr>
          <w:t>，并且支持单</w:t>
        </w:r>
        <w:r w:rsidR="00FA6189" w:rsidRPr="00FA6189">
          <w:rPr>
            <w:rFonts w:ascii="Times New Roman" w:eastAsiaTheme="majorEastAsia" w:hAnsi="Times New Roman" w:hint="eastAsia"/>
            <w:szCs w:val="21"/>
          </w:rPr>
          <w:t>GPU</w:t>
        </w:r>
        <w:r w:rsidR="00FA6189" w:rsidRPr="00FA6189">
          <w:rPr>
            <w:rFonts w:ascii="Times New Roman" w:eastAsiaTheme="majorEastAsia" w:hAnsi="Times New Roman" w:hint="eastAsia"/>
            <w:szCs w:val="21"/>
          </w:rPr>
          <w:t>训练，这让我们能够比较容易的添加自己的训练数据，从而扩展</w:t>
        </w:r>
        <w:r w:rsidR="00FA6189" w:rsidRPr="00FA6189">
          <w:rPr>
            <w:rFonts w:ascii="Times New Roman" w:eastAsiaTheme="majorEastAsia" w:hAnsi="Times New Roman" w:hint="eastAsia"/>
            <w:szCs w:val="21"/>
          </w:rPr>
          <w:t>YOLOv4</w:t>
        </w:r>
        <w:r w:rsidR="00FA6189" w:rsidRPr="00FA6189">
          <w:rPr>
            <w:rFonts w:ascii="Times New Roman" w:eastAsiaTheme="majorEastAsia" w:hAnsi="Times New Roman" w:hint="eastAsia"/>
            <w:szCs w:val="21"/>
          </w:rPr>
          <w:t>的检测能力。</w:t>
        </w:r>
      </w:ins>
      <w:r w:rsidR="00294361" w:rsidRPr="00FC1BD9">
        <w:rPr>
          <w:rFonts w:ascii="Times New Roman" w:eastAsiaTheme="majorEastAsia" w:hAnsi="Times New Roman"/>
          <w:szCs w:val="21"/>
        </w:rPr>
        <w:t>它</w:t>
      </w:r>
      <w:r w:rsidRPr="00FC1BD9">
        <w:rPr>
          <w:rFonts w:ascii="Times New Roman" w:eastAsiaTheme="majorEastAsia" w:hAnsi="Times New Roman"/>
          <w:kern w:val="0"/>
          <w:szCs w:val="21"/>
        </w:rPr>
        <w:t>的网络结构由几部分构成：</w:t>
      </w:r>
      <w:r w:rsidRPr="00FC1BD9">
        <w:rPr>
          <w:rFonts w:ascii="Times New Roman" w:eastAsiaTheme="majorEastAsia" w:hAnsi="Times New Roman"/>
          <w:szCs w:val="21"/>
          <w:shd w:val="clear" w:color="auto" w:fill="FFFFFF"/>
        </w:rPr>
        <w:t xml:space="preserve">CSPDarknet53 </w:t>
      </w:r>
      <w:r w:rsidRPr="00FC1BD9">
        <w:rPr>
          <w:rFonts w:ascii="Times New Roman" w:eastAsiaTheme="majorEastAsia" w:hAnsi="Times New Roman"/>
          <w:szCs w:val="21"/>
          <w:shd w:val="clear" w:color="auto" w:fill="FFFFFF"/>
        </w:rPr>
        <w:t>作为</w:t>
      </w:r>
      <w:r w:rsidRPr="00FC1BD9">
        <w:rPr>
          <w:rFonts w:ascii="Times New Roman" w:eastAsiaTheme="majorEastAsia" w:hAnsi="Times New Roman"/>
          <w:szCs w:val="21"/>
          <w:shd w:val="clear" w:color="auto" w:fill="FFFFFF"/>
        </w:rPr>
        <w:t xml:space="preserve"> backbone</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SPP</w:t>
      </w:r>
      <w:r w:rsidR="00294361" w:rsidRPr="00FC1BD9">
        <w:rPr>
          <w:rFonts w:ascii="Times New Roman" w:eastAsiaTheme="majorEastAsia" w:hAnsi="Times New Roman"/>
          <w:szCs w:val="21"/>
          <w:shd w:val="clear" w:color="auto" w:fill="FFFFFF"/>
        </w:rPr>
        <w:t>作为附加模块、</w:t>
      </w:r>
      <w:r w:rsidR="00294361" w:rsidRPr="00FC1BD9">
        <w:rPr>
          <w:rFonts w:ascii="Times New Roman" w:eastAsiaTheme="majorEastAsia" w:hAnsi="Times New Roman"/>
          <w:kern w:val="0"/>
          <w:szCs w:val="21"/>
        </w:rPr>
        <w:t>PANet</w:t>
      </w:r>
      <w:r w:rsidRPr="00FC1BD9">
        <w:rPr>
          <w:rFonts w:ascii="Times New Roman" w:eastAsiaTheme="majorEastAsia" w:hAnsi="Times New Roman"/>
          <w:szCs w:val="21"/>
          <w:shd w:val="clear" w:color="auto" w:fill="FFFFFF"/>
        </w:rPr>
        <w:t>作为颈部网络，以及使用</w:t>
      </w:r>
      <w:r w:rsidRPr="00FC1BD9">
        <w:rPr>
          <w:rFonts w:ascii="Times New Roman" w:eastAsiaTheme="majorEastAsia" w:hAnsi="Times New Roman"/>
          <w:szCs w:val="21"/>
          <w:shd w:val="clear" w:color="auto" w:fill="FFFFFF"/>
        </w:rPr>
        <w:t>YOLOv3</w:t>
      </w:r>
      <w:r w:rsidRPr="00FC1BD9">
        <w:rPr>
          <w:rFonts w:ascii="Times New Roman" w:eastAsiaTheme="majorEastAsia" w:hAnsi="Times New Roman"/>
          <w:szCs w:val="21"/>
          <w:shd w:val="clear" w:color="auto" w:fill="FFFFFF"/>
        </w:rPr>
        <w:t>作为头部网络。</w:t>
      </w:r>
      <w:r w:rsidR="00094C30" w:rsidRPr="00FC1BD9">
        <w:rPr>
          <w:rFonts w:ascii="Times New Roman" w:eastAsiaTheme="majorEastAsia" w:hAnsi="Times New Roman"/>
          <w:szCs w:val="21"/>
        </w:rPr>
        <w:t>常用的</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094C30" w:rsidRPr="00FC1BD9">
        <w:rPr>
          <w:rFonts w:ascii="Times New Roman" w:eastAsiaTheme="majorEastAsia" w:hAnsi="Times New Roman"/>
          <w:szCs w:val="21"/>
        </w:rPr>
        <w:t>模型如表</w:t>
      </w:r>
      <w:r w:rsidR="00094C30" w:rsidRPr="00FC1BD9">
        <w:rPr>
          <w:rFonts w:ascii="Times New Roman" w:eastAsiaTheme="majorEastAsia" w:hAnsi="Times New Roman"/>
          <w:szCs w:val="21"/>
        </w:rPr>
        <w:t>1</w:t>
      </w:r>
      <w:r w:rsidR="00094C30" w:rsidRPr="00FC1BD9">
        <w:rPr>
          <w:rFonts w:ascii="Times New Roman" w:eastAsiaTheme="majorEastAsia" w:hAnsi="Times New Roman"/>
          <w:szCs w:val="21"/>
        </w:rPr>
        <w:t>所示，它们有着不同的准确度</w:t>
      </w:r>
      <w:r w:rsidR="00094C30" w:rsidRPr="00FC1BD9">
        <w:rPr>
          <w:rFonts w:ascii="Times New Roman" w:eastAsiaTheme="majorEastAsia" w:hAnsi="Times New Roman"/>
          <w:szCs w:val="21"/>
        </w:rPr>
        <w:t>mAP</w:t>
      </w:r>
      <w:r w:rsidR="000E497F">
        <w:rPr>
          <w:rFonts w:ascii="Times New Roman" w:eastAsiaTheme="majorEastAsia" w:hAnsi="Times New Roman" w:hint="eastAsia"/>
          <w:szCs w:val="21"/>
        </w:rPr>
        <w:t>（</w:t>
      </w:r>
      <w:r w:rsidR="000E497F" w:rsidRPr="000E497F">
        <w:rPr>
          <w:rFonts w:ascii="Times New Roman" w:eastAsiaTheme="majorEastAsia" w:hAnsi="Times New Roman"/>
          <w:szCs w:val="21"/>
        </w:rPr>
        <w:t>mean average precision</w:t>
      </w:r>
      <w:r w:rsidR="000E497F">
        <w:rPr>
          <w:rFonts w:ascii="Times New Roman" w:eastAsiaTheme="majorEastAsia" w:hAnsi="Times New Roman" w:hint="eastAsia"/>
          <w:szCs w:val="21"/>
        </w:rPr>
        <w:t>）</w:t>
      </w:r>
      <w:r w:rsidR="00094C30" w:rsidRPr="00FC1BD9">
        <w:rPr>
          <w:rFonts w:ascii="Times New Roman" w:eastAsiaTheme="majorEastAsia" w:hAnsi="Times New Roman"/>
          <w:szCs w:val="21"/>
        </w:rPr>
        <w:t>和检测速度</w:t>
      </w:r>
      <w:r w:rsidR="00094C30" w:rsidRPr="00FC1BD9">
        <w:rPr>
          <w:rFonts w:ascii="Times New Roman" w:eastAsiaTheme="majorEastAsia" w:hAnsi="Times New Roman"/>
          <w:szCs w:val="21"/>
        </w:rPr>
        <w:t>FPS</w:t>
      </w:r>
      <w:r w:rsidR="007B791B">
        <w:rPr>
          <w:rFonts w:ascii="Times New Roman" w:eastAsiaTheme="majorEastAsia" w:hAnsi="Times New Roman" w:hint="eastAsia"/>
          <w:szCs w:val="21"/>
        </w:rPr>
        <w:t>（</w:t>
      </w:r>
      <w:r w:rsidR="007B791B" w:rsidRPr="007B791B">
        <w:rPr>
          <w:rFonts w:ascii="Times New Roman" w:eastAsiaTheme="majorEastAsia" w:hAnsi="Times New Roman"/>
          <w:szCs w:val="21"/>
        </w:rPr>
        <w:t>Frames Per Second</w:t>
      </w:r>
      <w:r w:rsidR="007B791B">
        <w:rPr>
          <w:rFonts w:ascii="Times New Roman" w:eastAsiaTheme="majorEastAsia" w:hAnsi="Times New Roman" w:hint="eastAsia"/>
          <w:szCs w:val="21"/>
        </w:rPr>
        <w:t>）</w:t>
      </w:r>
      <w:r w:rsidR="00094C30" w:rsidRPr="00FC1BD9">
        <w:rPr>
          <w:rFonts w:ascii="Times New Roman" w:eastAsiaTheme="majorEastAsia" w:hAnsi="Times New Roman"/>
          <w:szCs w:val="21"/>
        </w:rPr>
        <w:t>。大体而言，准确度越高，则检测速度相对越慢。综合考虑准确度和</w:t>
      </w:r>
      <w:r w:rsidR="00094C30" w:rsidRPr="00FC1BD9">
        <w:rPr>
          <w:rFonts w:ascii="Times New Roman" w:eastAsiaTheme="majorEastAsia" w:hAnsi="Times New Roman"/>
          <w:szCs w:val="21"/>
        </w:rPr>
        <w:lastRenderedPageBreak/>
        <w:t>检测速度的影响，我们选择</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094C30" w:rsidRPr="00FC1BD9">
        <w:rPr>
          <w:rFonts w:ascii="Times New Roman" w:eastAsiaTheme="majorEastAsia" w:hAnsi="Times New Roman"/>
          <w:szCs w:val="21"/>
        </w:rPr>
        <w:t>-416</w:t>
      </w:r>
      <w:r w:rsidR="00094C30" w:rsidRPr="00FC1BD9">
        <w:rPr>
          <w:rFonts w:ascii="Times New Roman" w:eastAsiaTheme="majorEastAsia" w:hAnsi="Times New Roman"/>
          <w:szCs w:val="21"/>
        </w:rPr>
        <w:t>作为</w:t>
      </w:r>
      <w:r w:rsidR="00294361" w:rsidRPr="00FC1BD9">
        <w:rPr>
          <w:rFonts w:ascii="Times New Roman" w:eastAsiaTheme="majorEastAsia" w:hAnsi="Times New Roman"/>
          <w:szCs w:val="21"/>
        </w:rPr>
        <w:t>本文的</w:t>
      </w:r>
      <w:r w:rsidR="00094C30" w:rsidRPr="00FC1BD9">
        <w:rPr>
          <w:rFonts w:ascii="Times New Roman" w:eastAsiaTheme="majorEastAsia" w:hAnsi="Times New Roman"/>
          <w:szCs w:val="21"/>
        </w:rPr>
        <w:t>目标检测模型，它使用</w:t>
      </w:r>
      <w:r w:rsidR="00094C30" w:rsidRPr="00FC1BD9">
        <w:rPr>
          <w:rFonts w:ascii="Times New Roman" w:eastAsiaTheme="majorEastAsia" w:hAnsi="Times New Roman"/>
          <w:szCs w:val="21"/>
        </w:rPr>
        <w:t>COCO</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8</w:t>
      </w:r>
      <w:r w:rsidR="00961DCA" w:rsidRPr="00FC1BD9">
        <w:rPr>
          <w:rFonts w:ascii="Times New Roman" w:eastAsiaTheme="majorEastAsia" w:hAnsi="Times New Roman"/>
          <w:kern w:val="0"/>
          <w:szCs w:val="21"/>
          <w:vertAlign w:val="superscript"/>
        </w:rPr>
        <w:t>]</w:t>
      </w:r>
      <w:r w:rsidR="000E497F">
        <w:rPr>
          <w:rFonts w:ascii="Times New Roman" w:eastAsiaTheme="majorEastAsia" w:hAnsi="Times New Roman" w:hint="eastAsia"/>
          <w:szCs w:val="21"/>
        </w:rPr>
        <w:t>（</w:t>
      </w:r>
      <w:r w:rsidR="000E497F" w:rsidRPr="00FC1BD9">
        <w:rPr>
          <w:rFonts w:ascii="Times New Roman" w:eastAsiaTheme="majorEastAsia" w:hAnsi="Times New Roman"/>
          <w:kern w:val="0"/>
          <w:szCs w:val="21"/>
        </w:rPr>
        <w:t xml:space="preserve">Common </w:t>
      </w:r>
      <w:r w:rsidR="000E497F">
        <w:rPr>
          <w:rFonts w:ascii="Times New Roman" w:eastAsiaTheme="majorEastAsia" w:hAnsi="Times New Roman"/>
          <w:kern w:val="0"/>
          <w:szCs w:val="21"/>
        </w:rPr>
        <w:t>O</w:t>
      </w:r>
      <w:r w:rsidR="000E497F" w:rsidRPr="00FC1BD9">
        <w:rPr>
          <w:rFonts w:ascii="Times New Roman" w:eastAsiaTheme="majorEastAsia" w:hAnsi="Times New Roman"/>
          <w:kern w:val="0"/>
          <w:szCs w:val="21"/>
        </w:rPr>
        <w:t xml:space="preserve">bjects in </w:t>
      </w:r>
      <w:r w:rsidR="000E497F">
        <w:rPr>
          <w:rFonts w:ascii="Times New Roman" w:eastAsiaTheme="majorEastAsia" w:hAnsi="Times New Roman"/>
          <w:kern w:val="0"/>
          <w:szCs w:val="21"/>
        </w:rPr>
        <w:t>C</w:t>
      </w:r>
      <w:r w:rsidR="000E497F" w:rsidRPr="00FC1BD9">
        <w:rPr>
          <w:rFonts w:ascii="Times New Roman" w:eastAsiaTheme="majorEastAsia" w:hAnsi="Times New Roman"/>
          <w:kern w:val="0"/>
          <w:szCs w:val="21"/>
        </w:rPr>
        <w:t>ontext</w:t>
      </w:r>
      <w:r w:rsidR="000E497F">
        <w:rPr>
          <w:rFonts w:ascii="Times New Roman" w:eastAsiaTheme="majorEastAsia" w:hAnsi="Times New Roman" w:hint="eastAsia"/>
          <w:szCs w:val="21"/>
        </w:rPr>
        <w:t>）</w:t>
      </w:r>
      <w:r w:rsidR="000E497F" w:rsidRPr="00FC1BD9">
        <w:rPr>
          <w:rFonts w:ascii="Times New Roman" w:eastAsiaTheme="majorEastAsia" w:hAnsi="Times New Roman"/>
          <w:szCs w:val="21"/>
        </w:rPr>
        <w:t>作</w:t>
      </w:r>
      <w:r w:rsidR="00094C30" w:rsidRPr="00FC1BD9">
        <w:rPr>
          <w:rFonts w:ascii="Times New Roman" w:eastAsiaTheme="majorEastAsia" w:hAnsi="Times New Roman"/>
          <w:szCs w:val="21"/>
        </w:rPr>
        <w:t>为训练数据集，具备飞机、行人、汽车、交通灯、鸟类等</w:t>
      </w:r>
      <w:r w:rsidR="00094C30" w:rsidRPr="00FC1BD9">
        <w:rPr>
          <w:rFonts w:ascii="Times New Roman" w:eastAsiaTheme="majorEastAsia" w:hAnsi="Times New Roman"/>
          <w:szCs w:val="21"/>
        </w:rPr>
        <w:t>80</w:t>
      </w:r>
      <w:r w:rsidR="00094C30" w:rsidRPr="00FC1BD9">
        <w:rPr>
          <w:rFonts w:ascii="Times New Roman" w:eastAsiaTheme="majorEastAsia" w:hAnsi="Times New Roman"/>
          <w:szCs w:val="21"/>
        </w:rPr>
        <w:t>个类别障碍物的检测识别能力</w:t>
      </w:r>
      <w:r w:rsidR="00F4042A">
        <w:rPr>
          <w:rFonts w:ascii="Times New Roman" w:eastAsiaTheme="majorEastAsia" w:hAnsi="Times New Roman" w:hint="eastAsia"/>
          <w:szCs w:val="21"/>
        </w:rPr>
        <w:t>（见图</w:t>
      </w:r>
      <w:r w:rsidR="00F4042A">
        <w:rPr>
          <w:rFonts w:ascii="Times New Roman" w:eastAsiaTheme="majorEastAsia" w:hAnsi="Times New Roman"/>
          <w:szCs w:val="21"/>
        </w:rPr>
        <w:t>2</w:t>
      </w:r>
      <w:r w:rsidR="00F4042A">
        <w:rPr>
          <w:rFonts w:ascii="Times New Roman" w:eastAsiaTheme="majorEastAsia" w:hAnsi="Times New Roman" w:hint="eastAsia"/>
          <w:szCs w:val="21"/>
        </w:rPr>
        <w:t>）</w:t>
      </w:r>
      <w:r w:rsidR="00094C30" w:rsidRPr="00FC1BD9">
        <w:rPr>
          <w:rFonts w:ascii="Times New Roman" w:eastAsiaTheme="majorEastAsia" w:hAnsi="Times New Roman"/>
          <w:szCs w:val="21"/>
        </w:rPr>
        <w:t>。</w:t>
      </w:r>
    </w:p>
    <w:p w14:paraId="3BB545BE" w14:textId="34416091" w:rsidR="007B791B" w:rsidRDefault="007B791B" w:rsidP="00711285">
      <w:pPr>
        <w:autoSpaceDE w:val="0"/>
        <w:autoSpaceDN w:val="0"/>
        <w:adjustRightInd w:val="0"/>
        <w:spacing w:line="360" w:lineRule="auto"/>
        <w:ind w:firstLineChars="200" w:firstLine="420"/>
        <w:jc w:val="left"/>
        <w:rPr>
          <w:rFonts w:ascii="Times New Roman" w:eastAsiaTheme="majorEastAsia" w:hAnsi="Times New Roman"/>
          <w:szCs w:val="21"/>
        </w:rPr>
      </w:pPr>
    </w:p>
    <w:p w14:paraId="4B226CA6" w14:textId="02AEEB35" w:rsidR="007B791B" w:rsidRDefault="007B791B" w:rsidP="00711285">
      <w:pPr>
        <w:autoSpaceDE w:val="0"/>
        <w:autoSpaceDN w:val="0"/>
        <w:adjustRightInd w:val="0"/>
        <w:spacing w:line="360" w:lineRule="auto"/>
        <w:ind w:firstLineChars="200" w:firstLine="420"/>
        <w:jc w:val="left"/>
        <w:rPr>
          <w:rFonts w:ascii="Times New Roman" w:eastAsiaTheme="majorEastAsia" w:hAnsi="Times New Roman"/>
          <w:szCs w:val="21"/>
        </w:rPr>
      </w:pPr>
    </w:p>
    <w:p w14:paraId="0B820E00" w14:textId="77777777" w:rsidR="007B791B" w:rsidRPr="00FC1BD9" w:rsidRDefault="007B791B" w:rsidP="00711285">
      <w:pPr>
        <w:autoSpaceDE w:val="0"/>
        <w:autoSpaceDN w:val="0"/>
        <w:adjustRightInd w:val="0"/>
        <w:spacing w:line="360" w:lineRule="auto"/>
        <w:ind w:firstLineChars="200" w:firstLine="420"/>
        <w:jc w:val="left"/>
        <w:rPr>
          <w:rFonts w:ascii="Times New Roman" w:eastAsiaTheme="majorEastAsia" w:hAnsi="Times New Roman"/>
          <w:szCs w:val="21"/>
        </w:rPr>
      </w:pPr>
    </w:p>
    <w:p w14:paraId="2D6A57D7" w14:textId="67030141" w:rsidR="00294361" w:rsidRPr="00FC1BD9" w:rsidRDefault="00294361" w:rsidP="00711285">
      <w:pPr>
        <w:autoSpaceDE w:val="0"/>
        <w:autoSpaceDN w:val="0"/>
        <w:adjustRightInd w:val="0"/>
        <w:spacing w:line="360" w:lineRule="auto"/>
        <w:ind w:firstLineChars="200"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1 </w:t>
      </w:r>
      <w:r w:rsidRPr="00FC1BD9">
        <w:rPr>
          <w:rFonts w:ascii="Times New Roman" w:eastAsiaTheme="majorEastAsia" w:hAnsi="Times New Roman"/>
          <w:szCs w:val="21"/>
        </w:rPr>
        <w:t>常用</w:t>
      </w:r>
      <w:r w:rsidRPr="00FC1BD9">
        <w:rPr>
          <w:rFonts w:ascii="Times New Roman" w:eastAsiaTheme="majorEastAsia" w:hAnsi="Times New Roman"/>
          <w:szCs w:val="21"/>
        </w:rPr>
        <w:t>YOLOv4</w:t>
      </w:r>
      <w:r w:rsidRPr="00FC1BD9">
        <w:rPr>
          <w:rFonts w:ascii="Times New Roman" w:eastAsiaTheme="majorEastAsia" w:hAnsi="Times New Roman"/>
          <w:szCs w:val="21"/>
        </w:rPr>
        <w:t>模型</w:t>
      </w:r>
    </w:p>
    <w:tbl>
      <w:tblPr>
        <w:tblStyle w:val="af0"/>
        <w:tblW w:w="0" w:type="auto"/>
        <w:tblLook w:val="04A0" w:firstRow="1" w:lastRow="0" w:firstColumn="1" w:lastColumn="0" w:noHBand="0" w:noVBand="1"/>
      </w:tblPr>
      <w:tblGrid>
        <w:gridCol w:w="817"/>
        <w:gridCol w:w="1559"/>
        <w:gridCol w:w="1134"/>
        <w:gridCol w:w="993"/>
        <w:gridCol w:w="1984"/>
        <w:gridCol w:w="2035"/>
      </w:tblGrid>
      <w:tr w:rsidR="00961DCA" w:rsidRPr="00FC1BD9" w14:paraId="39EFF104" w14:textId="77777777" w:rsidTr="007538A4">
        <w:tc>
          <w:tcPr>
            <w:tcW w:w="817" w:type="dxa"/>
          </w:tcPr>
          <w:p w14:paraId="62709E55" w14:textId="4F5CDAE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序号</w:t>
            </w:r>
          </w:p>
        </w:tc>
        <w:tc>
          <w:tcPr>
            <w:tcW w:w="1559" w:type="dxa"/>
          </w:tcPr>
          <w:p w14:paraId="157700FE" w14:textId="752E180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模型名称</w:t>
            </w:r>
          </w:p>
        </w:tc>
        <w:tc>
          <w:tcPr>
            <w:tcW w:w="1134" w:type="dxa"/>
          </w:tcPr>
          <w:p w14:paraId="116DC926" w14:textId="5B7D7607"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训练数据</w:t>
            </w:r>
          </w:p>
        </w:tc>
        <w:tc>
          <w:tcPr>
            <w:tcW w:w="993" w:type="dxa"/>
          </w:tcPr>
          <w:p w14:paraId="3BCA651C" w14:textId="62537F6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mAP</w:t>
            </w:r>
          </w:p>
        </w:tc>
        <w:tc>
          <w:tcPr>
            <w:tcW w:w="1984" w:type="dxa"/>
          </w:tcPr>
          <w:p w14:paraId="5E95C6C0" w14:textId="35A36E26"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FLOPS</w:t>
            </w:r>
          </w:p>
        </w:tc>
        <w:tc>
          <w:tcPr>
            <w:tcW w:w="2035" w:type="dxa"/>
          </w:tcPr>
          <w:p w14:paraId="32F69CF3" w14:textId="3A0EC255" w:rsidR="007538A4"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FPS</w:t>
            </w:r>
            <w:r w:rsidR="007538A4" w:rsidRPr="00F4042A">
              <w:rPr>
                <w:rFonts w:ascii="Times New Roman" w:eastAsiaTheme="majorEastAsia" w:hAnsi="Times New Roman" w:cs="Times New Roman"/>
                <w:b/>
                <w:bCs/>
                <w:szCs w:val="21"/>
              </w:rPr>
              <w:t>（</w:t>
            </w:r>
            <w:r w:rsidR="007538A4" w:rsidRPr="00F4042A">
              <w:rPr>
                <w:rFonts w:ascii="Times New Roman" w:eastAsiaTheme="majorEastAsia" w:hAnsi="Times New Roman" w:cs="Times New Roman"/>
                <w:b/>
                <w:bCs/>
                <w:szCs w:val="21"/>
                <w:shd w:val="clear" w:color="auto" w:fill="FFFFFF"/>
              </w:rPr>
              <w:t>RTX 2070</w:t>
            </w:r>
            <w:r w:rsidR="007538A4" w:rsidRPr="00F4042A">
              <w:rPr>
                <w:rFonts w:ascii="Times New Roman" w:eastAsiaTheme="majorEastAsia" w:hAnsi="Times New Roman" w:cs="Times New Roman"/>
                <w:b/>
                <w:bCs/>
                <w:szCs w:val="21"/>
              </w:rPr>
              <w:t>）</w:t>
            </w:r>
          </w:p>
        </w:tc>
      </w:tr>
      <w:tr w:rsidR="00961DCA" w:rsidRPr="00FC1BD9" w14:paraId="07743D06" w14:textId="77777777" w:rsidTr="007538A4">
        <w:tc>
          <w:tcPr>
            <w:tcW w:w="817" w:type="dxa"/>
          </w:tcPr>
          <w:p w14:paraId="44FDFF05" w14:textId="701CC75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w:t>
            </w:r>
          </w:p>
        </w:tc>
        <w:tc>
          <w:tcPr>
            <w:tcW w:w="1559" w:type="dxa"/>
          </w:tcPr>
          <w:p w14:paraId="5F2D311D" w14:textId="3057F201"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-320</w:t>
            </w:r>
          </w:p>
        </w:tc>
        <w:tc>
          <w:tcPr>
            <w:tcW w:w="1134" w:type="dxa"/>
          </w:tcPr>
          <w:p w14:paraId="63C21E9E" w14:textId="68E6407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291D819F" w14:textId="37D4D76D"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w:t>
            </w:r>
          </w:p>
        </w:tc>
        <w:tc>
          <w:tcPr>
            <w:tcW w:w="1984" w:type="dxa"/>
          </w:tcPr>
          <w:p w14:paraId="6C026BA7" w14:textId="21FC0AE8"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35.5</w:t>
            </w:r>
            <w:r w:rsidR="002B58DF" w:rsidRPr="00FC1BD9">
              <w:rPr>
                <w:rFonts w:ascii="Times New Roman" w:eastAsiaTheme="majorEastAsia" w:hAnsi="Times New Roman" w:cs="Times New Roman"/>
                <w:szCs w:val="21"/>
              </w:rPr>
              <w:t>Bn</w:t>
            </w:r>
          </w:p>
        </w:tc>
        <w:tc>
          <w:tcPr>
            <w:tcW w:w="2035" w:type="dxa"/>
          </w:tcPr>
          <w:p w14:paraId="33E8DD08" w14:textId="47FBD069"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w:t>
            </w:r>
          </w:p>
        </w:tc>
      </w:tr>
      <w:tr w:rsidR="00961DCA" w:rsidRPr="00FC1BD9" w14:paraId="113C3E74" w14:textId="77777777" w:rsidTr="007538A4">
        <w:tc>
          <w:tcPr>
            <w:tcW w:w="817" w:type="dxa"/>
          </w:tcPr>
          <w:p w14:paraId="1155BCBD" w14:textId="1B18E858"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w:t>
            </w:r>
          </w:p>
        </w:tc>
        <w:tc>
          <w:tcPr>
            <w:tcW w:w="1559" w:type="dxa"/>
          </w:tcPr>
          <w:p w14:paraId="213662EC" w14:textId="4A73E1DE"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-416</w:t>
            </w:r>
          </w:p>
        </w:tc>
        <w:tc>
          <w:tcPr>
            <w:tcW w:w="1134" w:type="dxa"/>
          </w:tcPr>
          <w:p w14:paraId="3E7DBD6B" w14:textId="1783771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8D888DC" w14:textId="79CEBF17"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62.8%</w:t>
            </w:r>
          </w:p>
        </w:tc>
        <w:tc>
          <w:tcPr>
            <w:tcW w:w="1984" w:type="dxa"/>
          </w:tcPr>
          <w:p w14:paraId="26075BB5" w14:textId="3C9B489E"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60.1</w:t>
            </w:r>
            <w:r w:rsidR="002B58DF" w:rsidRPr="00FC1BD9">
              <w:rPr>
                <w:rFonts w:ascii="Times New Roman" w:eastAsiaTheme="majorEastAsia" w:hAnsi="Times New Roman" w:cs="Times New Roman"/>
                <w:szCs w:val="21"/>
              </w:rPr>
              <w:t xml:space="preserve"> Bn</w:t>
            </w:r>
          </w:p>
        </w:tc>
        <w:tc>
          <w:tcPr>
            <w:tcW w:w="2035" w:type="dxa"/>
          </w:tcPr>
          <w:p w14:paraId="0355E4EE" w14:textId="3B4807B2"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55</w:t>
            </w:r>
          </w:p>
        </w:tc>
      </w:tr>
      <w:tr w:rsidR="00961DCA" w:rsidRPr="00FC1BD9" w14:paraId="36860420" w14:textId="77777777" w:rsidTr="007538A4">
        <w:tc>
          <w:tcPr>
            <w:tcW w:w="817" w:type="dxa"/>
          </w:tcPr>
          <w:p w14:paraId="4F34A043" w14:textId="25963C3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w:t>
            </w:r>
          </w:p>
        </w:tc>
        <w:tc>
          <w:tcPr>
            <w:tcW w:w="1559" w:type="dxa"/>
          </w:tcPr>
          <w:p w14:paraId="30F5060E" w14:textId="169DD754"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w:t>
            </w:r>
            <w:r w:rsidR="0039045B" w:rsidRPr="00FC1BD9">
              <w:rPr>
                <w:rFonts w:ascii="Times New Roman" w:eastAsiaTheme="majorEastAsia" w:hAnsi="Times New Roman" w:cs="Times New Roman"/>
                <w:szCs w:val="21"/>
              </w:rPr>
              <w:t>512</w:t>
            </w:r>
          </w:p>
        </w:tc>
        <w:tc>
          <w:tcPr>
            <w:tcW w:w="1134" w:type="dxa"/>
          </w:tcPr>
          <w:p w14:paraId="42F60726" w14:textId="78D6663F"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37D2241" w14:textId="0B85D6AF"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64.9%</w:t>
            </w:r>
          </w:p>
        </w:tc>
        <w:tc>
          <w:tcPr>
            <w:tcW w:w="1984" w:type="dxa"/>
          </w:tcPr>
          <w:p w14:paraId="22981592" w14:textId="3E269D7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91.1</w:t>
            </w:r>
            <w:r w:rsidR="002B58DF" w:rsidRPr="00FC1BD9">
              <w:rPr>
                <w:rFonts w:ascii="Times New Roman" w:eastAsiaTheme="majorEastAsia" w:hAnsi="Times New Roman" w:cs="Times New Roman"/>
                <w:szCs w:val="21"/>
              </w:rPr>
              <w:t>Bn</w:t>
            </w:r>
          </w:p>
        </w:tc>
        <w:tc>
          <w:tcPr>
            <w:tcW w:w="2035" w:type="dxa"/>
          </w:tcPr>
          <w:p w14:paraId="3F80428D" w14:textId="488506F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45</w:t>
            </w:r>
          </w:p>
        </w:tc>
      </w:tr>
      <w:tr w:rsidR="00FC1BD9" w:rsidRPr="00FC1BD9" w14:paraId="30DBFD43" w14:textId="77777777" w:rsidTr="007538A4">
        <w:tc>
          <w:tcPr>
            <w:tcW w:w="817" w:type="dxa"/>
          </w:tcPr>
          <w:p w14:paraId="4E58FE7D" w14:textId="0F91691F"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w:t>
            </w:r>
          </w:p>
        </w:tc>
        <w:tc>
          <w:tcPr>
            <w:tcW w:w="1559" w:type="dxa"/>
          </w:tcPr>
          <w:p w14:paraId="4727EA76" w14:textId="2F4280CC"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YOLOv4-608</w:t>
            </w:r>
          </w:p>
        </w:tc>
        <w:tc>
          <w:tcPr>
            <w:tcW w:w="1134" w:type="dxa"/>
          </w:tcPr>
          <w:p w14:paraId="615A7DAB" w14:textId="1CC99AE5"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6793E9ED" w14:textId="2889BED5"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65.7%</w:t>
            </w:r>
          </w:p>
        </w:tc>
        <w:tc>
          <w:tcPr>
            <w:tcW w:w="1984" w:type="dxa"/>
          </w:tcPr>
          <w:p w14:paraId="30821D03" w14:textId="7BE742D0"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128.5</w:t>
            </w:r>
            <w:r w:rsidR="0039045B" w:rsidRPr="00FC1BD9">
              <w:rPr>
                <w:rFonts w:ascii="Times New Roman" w:eastAsiaTheme="majorEastAsia" w:hAnsi="Times New Roman" w:cs="Times New Roman"/>
                <w:szCs w:val="21"/>
              </w:rPr>
              <w:t>Bn</w:t>
            </w:r>
          </w:p>
        </w:tc>
        <w:tc>
          <w:tcPr>
            <w:tcW w:w="2035" w:type="dxa"/>
          </w:tcPr>
          <w:p w14:paraId="0A9FD5DC" w14:textId="76A7396C"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34</w:t>
            </w:r>
          </w:p>
        </w:tc>
      </w:tr>
    </w:tbl>
    <w:p w14:paraId="2ED09ED0" w14:textId="7717F575" w:rsidR="00706DDA" w:rsidRPr="00FC1BD9" w:rsidRDefault="00706DDA" w:rsidP="00711285">
      <w:pPr>
        <w:spacing w:line="360" w:lineRule="auto"/>
        <w:ind w:firstLine="420"/>
        <w:jc w:val="left"/>
        <w:rPr>
          <w:rFonts w:ascii="Times New Roman" w:eastAsiaTheme="majorEastAsia" w:hAnsi="Times New Roman"/>
          <w:szCs w:val="21"/>
        </w:rPr>
      </w:pPr>
    </w:p>
    <w:p w14:paraId="6D307F70" w14:textId="1D476CA0" w:rsidR="000B29D2" w:rsidRPr="00FC1BD9" w:rsidRDefault="0025054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088F305C" wp14:editId="7D15922D">
            <wp:extent cx="1800000" cy="1197581"/>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1197581"/>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695C3FB1" wp14:editId="34CF0CFC">
            <wp:extent cx="1800000" cy="11939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193952"/>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272BBC49" wp14:editId="1EDCD824">
            <wp:extent cx="1080000" cy="792751"/>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6" cstate="print">
                      <a:extLst>
                        <a:ext uri="{28A0092B-C50C-407E-A947-70E740481C1C}">
                          <a14:useLocalDpi xmlns:a14="http://schemas.microsoft.com/office/drawing/2010/main" val="0"/>
                        </a:ext>
                      </a:extLst>
                    </a:blip>
                    <a:srcRect l="19390"/>
                    <a:stretch/>
                  </pic:blipFill>
                  <pic:spPr bwMode="auto">
                    <a:xfrm>
                      <a:off x="0" y="0"/>
                      <a:ext cx="1080000" cy="792751"/>
                    </a:xfrm>
                    <a:prstGeom prst="rect">
                      <a:avLst/>
                    </a:prstGeom>
                    <a:ln>
                      <a:noFill/>
                    </a:ln>
                    <a:extLst>
                      <a:ext uri="{53640926-AAD7-44D8-BBD7-CCE9431645EC}">
                        <a14:shadowObscured xmlns:a14="http://schemas.microsoft.com/office/drawing/2010/main"/>
                      </a:ext>
                    </a:extLst>
                  </pic:spPr>
                </pic:pic>
              </a:graphicData>
            </a:graphic>
          </wp:inline>
        </w:drawing>
      </w:r>
    </w:p>
    <w:p w14:paraId="7314520E" w14:textId="581F08C5" w:rsidR="0025054D" w:rsidRPr="00FC1BD9" w:rsidRDefault="0025054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1F15ED6F" wp14:editId="3A303266">
            <wp:extent cx="2364698" cy="14400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4698" cy="1440000"/>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646668F8" wp14:editId="4704B6B1">
            <wp:extent cx="1940088" cy="1440000"/>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0088" cy="1440000"/>
                    </a:xfrm>
                    <a:prstGeom prst="rect">
                      <a:avLst/>
                    </a:prstGeom>
                  </pic:spPr>
                </pic:pic>
              </a:graphicData>
            </a:graphic>
          </wp:inline>
        </w:drawing>
      </w:r>
    </w:p>
    <w:p w14:paraId="39A054D1" w14:textId="175FBCE5" w:rsidR="0025054D" w:rsidRPr="00FC1BD9" w:rsidRDefault="00294361"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F4042A">
        <w:rPr>
          <w:rFonts w:ascii="Times New Roman" w:eastAsiaTheme="majorEastAsia" w:hAnsi="Times New Roman"/>
          <w:szCs w:val="21"/>
        </w:rPr>
        <w:t>2</w:t>
      </w:r>
      <w:r w:rsidRPr="00FC1BD9">
        <w:rPr>
          <w:rFonts w:ascii="Times New Roman" w:eastAsiaTheme="majorEastAsia" w:hAnsi="Times New Roman"/>
          <w:szCs w:val="21"/>
        </w:rPr>
        <w:t xml:space="preserve"> </w:t>
      </w:r>
      <w:r w:rsidR="007B791B">
        <w:rPr>
          <w:rFonts w:ascii="Times New Roman" w:eastAsiaTheme="majorEastAsia" w:hAnsi="Times New Roman"/>
          <w:szCs w:val="21"/>
        </w:rPr>
        <w:t xml:space="preserve"> </w:t>
      </w:r>
      <w:r w:rsidR="0025054D" w:rsidRPr="00FC1BD9">
        <w:rPr>
          <w:rFonts w:ascii="Times New Roman" w:eastAsiaTheme="majorEastAsia" w:hAnsi="Times New Roman"/>
          <w:szCs w:val="21"/>
        </w:rPr>
        <w:t>YOLOv4</w:t>
      </w:r>
      <w:r w:rsidR="0025054D" w:rsidRPr="00FC1BD9">
        <w:rPr>
          <w:rFonts w:ascii="Times New Roman" w:eastAsiaTheme="majorEastAsia" w:hAnsi="Times New Roman"/>
          <w:szCs w:val="21"/>
        </w:rPr>
        <w:t>飞行障碍检测效果</w:t>
      </w:r>
    </w:p>
    <w:p w14:paraId="789D1C15" w14:textId="53A33FCA" w:rsidR="000B29D2" w:rsidRPr="00FC1BD9" w:rsidRDefault="000B29D2"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KCF</w:t>
      </w:r>
      <w:r w:rsidRPr="00FC1BD9">
        <w:rPr>
          <w:rFonts w:ascii="Times New Roman" w:eastAsiaTheme="majorEastAsia" w:hAnsi="Times New Roman"/>
          <w:sz w:val="24"/>
          <w:szCs w:val="24"/>
        </w:rPr>
        <w:t>目标跟踪</w:t>
      </w:r>
    </w:p>
    <w:p w14:paraId="1BF17991" w14:textId="7FA5C21B" w:rsidR="006958B8" w:rsidRPr="00FC1BD9" w:rsidRDefault="00192515"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KCF</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9</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rPr>
        <w:t>即</w:t>
      </w:r>
      <w:r w:rsidRPr="00FC1BD9">
        <w:rPr>
          <w:rFonts w:ascii="Times New Roman" w:eastAsiaTheme="majorEastAsia" w:hAnsi="Times New Roman"/>
          <w:szCs w:val="21"/>
          <w:shd w:val="clear" w:color="auto" w:fill="FFFFFF"/>
        </w:rPr>
        <w:t>Kernel Correlation Filter</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核相关滤波</w:t>
      </w:r>
      <w:r w:rsidRPr="00FC1BD9">
        <w:rPr>
          <w:rFonts w:ascii="Times New Roman" w:eastAsiaTheme="majorEastAsia" w:hAnsi="Times New Roman"/>
          <w:szCs w:val="21"/>
          <w:shd w:val="clear" w:color="auto" w:fill="FFFFFF"/>
        </w:rPr>
        <w:t>）</w:t>
      </w:r>
      <w:r w:rsidR="004B4D7A" w:rsidRPr="00FC1BD9">
        <w:rPr>
          <w:rFonts w:ascii="Times New Roman" w:eastAsiaTheme="majorEastAsia" w:hAnsi="Times New Roman"/>
          <w:szCs w:val="21"/>
          <w:shd w:val="clear" w:color="auto" w:fill="FFFFFF"/>
        </w:rPr>
        <w:t>，它通过</w:t>
      </w:r>
      <w:r w:rsidR="00702031" w:rsidRPr="00FC1BD9">
        <w:rPr>
          <w:rFonts w:ascii="Times New Roman" w:eastAsiaTheme="majorEastAsia" w:hAnsi="Times New Roman"/>
          <w:szCs w:val="21"/>
          <w:shd w:val="clear" w:color="auto" w:fill="FFFFFF"/>
        </w:rPr>
        <w:t>物体在</w:t>
      </w:r>
      <w:r w:rsidR="004B4D7A" w:rsidRPr="00FC1BD9">
        <w:rPr>
          <w:rFonts w:ascii="Times New Roman" w:eastAsiaTheme="majorEastAsia" w:hAnsi="Times New Roman"/>
          <w:szCs w:val="21"/>
          <w:shd w:val="clear" w:color="auto" w:fill="FFFFFF"/>
        </w:rPr>
        <w:t>当前帧的位置，来预测物体在下一帧的位置，是一种快速的目标跟踪算法，运行速度可达到</w:t>
      </w:r>
      <w:r w:rsidR="004B4D7A" w:rsidRPr="00FC1BD9">
        <w:rPr>
          <w:rFonts w:ascii="Times New Roman" w:eastAsiaTheme="majorEastAsia" w:hAnsi="Times New Roman"/>
          <w:szCs w:val="21"/>
          <w:shd w:val="clear" w:color="auto" w:fill="FFFFFF"/>
        </w:rPr>
        <w:t>150fps</w:t>
      </w:r>
      <w:r w:rsidR="004B4D7A"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KCF</w:t>
      </w:r>
      <w:r w:rsidR="00160543" w:rsidRPr="00FC1BD9">
        <w:rPr>
          <w:rFonts w:ascii="Times New Roman" w:eastAsiaTheme="majorEastAsia" w:hAnsi="Times New Roman"/>
          <w:szCs w:val="21"/>
          <w:shd w:val="clear" w:color="auto" w:fill="FFFFFF"/>
        </w:rPr>
        <w:t>主要有循环矩阵和相关滤波这两个特点：</w:t>
      </w:r>
    </w:p>
    <w:p w14:paraId="01AB7A3A" w14:textId="3D400541"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lastRenderedPageBreak/>
        <w:t>循环矩阵</w:t>
      </w:r>
    </w:p>
    <w:p w14:paraId="05CC70AB" w14:textId="1CBD6C5C" w:rsidR="006958B8" w:rsidRPr="00FC1BD9"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算法将图像沿着上下、左右的方向进行平移，以产生更多的样本用于训练</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10</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。同时这种平移可以通过循环矩阵来表示，循环矩阵可以对角化，计算时仅需关注对角线上的非零元素，因此能够大幅加快矩阵与矩阵的计算速度。</w:t>
      </w:r>
    </w:p>
    <w:p w14:paraId="675DED1F" w14:textId="2C7B4895"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相关滤波</w:t>
      </w:r>
    </w:p>
    <w:p w14:paraId="6F832AF0" w14:textId="3C151B4C" w:rsidR="00160543" w:rsidRPr="00FC1BD9"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相关是衡量两个信号相似值的度量，相关值越高，表示这两个信号越相似</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11</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的输入往往是通过其他检测手段得到的物体在某一帧图像上的准确位置</w:t>
      </w:r>
      <w:r w:rsidR="00827FDF" w:rsidRPr="00FC1BD9">
        <w:rPr>
          <w:rFonts w:ascii="Times New Roman" w:eastAsiaTheme="majorEastAsia" w:hAnsi="Times New Roman"/>
          <w:szCs w:val="21"/>
          <w:shd w:val="clear" w:color="auto" w:fill="FFFFFF"/>
        </w:rPr>
        <w:t>（例如</w:t>
      </w:r>
      <w:r w:rsidR="00827FDF" w:rsidRPr="00FC1BD9">
        <w:rPr>
          <w:rFonts w:ascii="Times New Roman" w:eastAsiaTheme="majorEastAsia" w:hAnsi="Times New Roman"/>
          <w:szCs w:val="21"/>
          <w:shd w:val="clear" w:color="auto" w:fill="FFFFFF"/>
        </w:rPr>
        <w:t>YOLOv4</w:t>
      </w:r>
      <w:r w:rsidR="00827FDF" w:rsidRPr="00FC1BD9">
        <w:rPr>
          <w:rFonts w:ascii="Times New Roman" w:eastAsiaTheme="majorEastAsia" w:hAnsi="Times New Roman"/>
          <w:szCs w:val="21"/>
          <w:shd w:val="clear" w:color="auto" w:fill="FFFFFF"/>
        </w:rPr>
        <w:t>检测得到的</w:t>
      </w:r>
      <w:r w:rsidR="00827FDF" w:rsidRPr="00FC1BD9">
        <w:rPr>
          <w:rFonts w:ascii="Times New Roman" w:eastAsiaTheme="majorEastAsia" w:hAnsi="Times New Roman"/>
          <w:szCs w:val="21"/>
          <w:shd w:val="clear" w:color="auto" w:fill="FFFFFF"/>
        </w:rPr>
        <w:t>bbox</w:t>
      </w:r>
      <w:r w:rsidR="00827FDF"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，该准确位置记为</w:t>
      </w:r>
      <w:r w:rsidRPr="00FC1BD9">
        <w:rPr>
          <w:rFonts w:ascii="Times New Roman" w:eastAsiaTheme="majorEastAsia" w:hAnsi="Times New Roman"/>
          <w:szCs w:val="21"/>
          <w:shd w:val="clear" w:color="auto" w:fill="FFFFFF"/>
        </w:rPr>
        <w:t>patch_0</w:t>
      </w:r>
      <w:r w:rsidRPr="00FC1BD9">
        <w:rPr>
          <w:rFonts w:ascii="Times New Roman" w:eastAsiaTheme="majorEastAsia" w:hAnsi="Times New Roman"/>
          <w:szCs w:val="21"/>
          <w:shd w:val="clear" w:color="auto" w:fill="FFFFFF"/>
        </w:rPr>
        <w:t>。在后续的图像帧上，有</w:t>
      </w:r>
      <w:r w:rsidRPr="00FC1BD9">
        <w:rPr>
          <w:rFonts w:ascii="Times New Roman" w:eastAsiaTheme="majorEastAsia" w:hAnsi="Times New Roman"/>
          <w:szCs w:val="21"/>
          <w:shd w:val="clear" w:color="auto" w:fill="FFFFFF"/>
        </w:rPr>
        <w:t>patch_1</w:t>
      </w:r>
      <w:r w:rsidR="00106C20">
        <w:rPr>
          <w:rFonts w:ascii="Times New Roman" w:eastAsiaTheme="majorEastAsia" w:hAnsi="Times New Roman"/>
          <w:szCs w:val="21"/>
          <w:shd w:val="clear" w:color="auto" w:fill="FFFFFF"/>
        </w:rPr>
        <w:t xml:space="preserve"> </w:t>
      </w:r>
      <w:r w:rsidRPr="00FC1BD9">
        <w:rPr>
          <w:rFonts w:ascii="Times New Roman" w:eastAsiaTheme="majorEastAsia" w:hAnsi="Times New Roman"/>
          <w:szCs w:val="21"/>
          <w:shd w:val="clear" w:color="auto" w:fill="FFFFFF"/>
        </w:rPr>
        <w:t>~</w:t>
      </w:r>
      <w:r w:rsidR="00106C20">
        <w:rPr>
          <w:rFonts w:ascii="Times New Roman" w:eastAsiaTheme="majorEastAsia" w:hAnsi="Times New Roman"/>
          <w:szCs w:val="21"/>
          <w:shd w:val="clear" w:color="auto" w:fill="FFFFFF"/>
        </w:rPr>
        <w:t xml:space="preserve"> </w:t>
      </w:r>
      <w:r w:rsidRPr="00FC1BD9">
        <w:rPr>
          <w:rFonts w:ascii="Times New Roman" w:eastAsiaTheme="majorEastAsia" w:hAnsi="Times New Roman"/>
          <w:szCs w:val="21"/>
          <w:shd w:val="clear" w:color="auto" w:fill="FFFFFF"/>
        </w:rPr>
        <w:t>patch_n</w:t>
      </w:r>
      <w:r w:rsidRPr="00FC1BD9">
        <w:rPr>
          <w:rFonts w:ascii="Times New Roman" w:eastAsiaTheme="majorEastAsia" w:hAnsi="Times New Roman"/>
          <w:szCs w:val="21"/>
          <w:shd w:val="clear" w:color="auto" w:fill="FFFFFF"/>
        </w:rPr>
        <w:t>共计</w:t>
      </w:r>
      <w:r w:rsidRPr="00FC1BD9">
        <w:rPr>
          <w:rFonts w:ascii="Times New Roman" w:eastAsiaTheme="majorEastAsia" w:hAnsi="Times New Roman"/>
          <w:szCs w:val="21"/>
          <w:shd w:val="clear" w:color="auto" w:fill="FFFFFF"/>
        </w:rPr>
        <w:t>n</w:t>
      </w:r>
      <w:r w:rsidRPr="00FC1BD9">
        <w:rPr>
          <w:rFonts w:ascii="Times New Roman" w:eastAsiaTheme="majorEastAsia" w:hAnsi="Times New Roman"/>
          <w:szCs w:val="21"/>
          <w:shd w:val="clear" w:color="auto" w:fill="FFFFFF"/>
        </w:rPr>
        <w:t>个</w:t>
      </w:r>
      <w:r w:rsidRPr="00FC1BD9">
        <w:rPr>
          <w:rFonts w:ascii="Times New Roman" w:eastAsiaTheme="majorEastAsia" w:hAnsi="Times New Roman"/>
          <w:szCs w:val="21"/>
          <w:shd w:val="clear" w:color="auto" w:fill="FFFFFF"/>
        </w:rPr>
        <w:t>patch</w:t>
      </w:r>
      <w:r w:rsidRPr="00FC1BD9">
        <w:rPr>
          <w:rFonts w:ascii="Times New Roman" w:eastAsiaTheme="majorEastAsia" w:hAnsi="Times New Roman"/>
          <w:szCs w:val="21"/>
          <w:shd w:val="clear" w:color="auto" w:fill="FFFFFF"/>
        </w:rPr>
        <w:t>，那么</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预测的位置</w:t>
      </w:r>
      <w:r w:rsidR="00160543" w:rsidRPr="00FC1BD9">
        <w:rPr>
          <w:rFonts w:ascii="Times New Roman" w:eastAsiaTheme="majorEastAsia" w:hAnsi="Times New Roman"/>
          <w:szCs w:val="21"/>
          <w:shd w:val="clear" w:color="auto" w:fill="FFFFFF"/>
        </w:rPr>
        <w:t>即</w:t>
      </w:r>
      <w:r w:rsidRPr="00FC1BD9">
        <w:rPr>
          <w:rFonts w:ascii="Times New Roman" w:eastAsiaTheme="majorEastAsia" w:hAnsi="Times New Roman"/>
          <w:szCs w:val="21"/>
          <w:shd w:val="clear" w:color="auto" w:fill="FFFFFF"/>
        </w:rPr>
        <w:t>为</w:t>
      </w:r>
      <w:r w:rsidR="00160543" w:rsidRPr="00FC1BD9">
        <w:rPr>
          <w:rFonts w:ascii="Times New Roman" w:eastAsiaTheme="majorEastAsia" w:hAnsi="Times New Roman"/>
          <w:szCs w:val="21"/>
          <w:shd w:val="clear" w:color="auto" w:fill="FFFFFF"/>
        </w:rPr>
        <w:t>与</w:t>
      </w:r>
      <w:r w:rsidR="00160543" w:rsidRPr="00FC1BD9">
        <w:rPr>
          <w:rFonts w:ascii="Times New Roman" w:eastAsiaTheme="majorEastAsia" w:hAnsi="Times New Roman"/>
          <w:szCs w:val="21"/>
          <w:shd w:val="clear" w:color="auto" w:fill="FFFFFF"/>
        </w:rPr>
        <w:t>patch_0</w:t>
      </w:r>
      <w:r w:rsidR="00160543" w:rsidRPr="00FC1BD9">
        <w:rPr>
          <w:rFonts w:ascii="Times New Roman" w:eastAsiaTheme="majorEastAsia" w:hAnsi="Times New Roman"/>
          <w:szCs w:val="21"/>
          <w:shd w:val="clear" w:color="auto" w:fill="FFFFFF"/>
        </w:rPr>
        <w:t>相关值最高的</w:t>
      </w:r>
      <w:r w:rsidR="00160543" w:rsidRPr="00FC1BD9">
        <w:rPr>
          <w:rFonts w:ascii="Times New Roman" w:eastAsiaTheme="majorEastAsia" w:hAnsi="Times New Roman"/>
          <w:szCs w:val="21"/>
          <w:shd w:val="clear" w:color="auto" w:fill="FFFFFF"/>
        </w:rPr>
        <w:t>patch</w:t>
      </w:r>
      <w:r w:rsidR="00160543" w:rsidRPr="00FC1BD9">
        <w:rPr>
          <w:rFonts w:ascii="Times New Roman" w:eastAsiaTheme="majorEastAsia" w:hAnsi="Times New Roman"/>
          <w:szCs w:val="21"/>
          <w:shd w:val="clear" w:color="auto" w:fill="FFFFFF"/>
        </w:rPr>
        <w:t>。</w:t>
      </w:r>
    </w:p>
    <w:p w14:paraId="54ECAF24" w14:textId="5DD307A2" w:rsidR="00160543" w:rsidRPr="00FC1BD9" w:rsidRDefault="00F4042A" w:rsidP="00F4042A">
      <w:pPr>
        <w:spacing w:line="360" w:lineRule="auto"/>
        <w:ind w:firstLine="420"/>
        <w:jc w:val="center"/>
        <w:rPr>
          <w:rFonts w:ascii="Times New Roman" w:eastAsiaTheme="majorEastAsia" w:hAnsi="Times New Roman"/>
          <w:szCs w:val="21"/>
          <w:shd w:val="clear" w:color="auto" w:fill="FFFFFF"/>
        </w:rPr>
      </w:pPr>
      <w:r>
        <w:rPr>
          <w:rFonts w:ascii="Times New Roman" w:eastAsiaTheme="majorEastAsia" w:hAnsi="Times New Roman"/>
          <w:szCs w:val="21"/>
          <w:shd w:val="clear" w:color="auto" w:fill="FFFFFF"/>
        </w:rPr>
        <w:t>p</w:t>
      </w:r>
      <w:r w:rsidR="00160543" w:rsidRPr="00FC1BD9">
        <w:rPr>
          <w:rFonts w:ascii="Times New Roman" w:eastAsiaTheme="majorEastAsia" w:hAnsi="Times New Roman"/>
          <w:szCs w:val="21"/>
          <w:shd w:val="clear" w:color="auto" w:fill="FFFFFF"/>
        </w:rPr>
        <w:t>atch_predict = max(correlation(patch_0</w:t>
      </w:r>
      <w:r w:rsidR="00160543"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patch_k))</w:t>
      </w:r>
      <w:r w:rsidR="00160543"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1≤k≤n</w:t>
      </w:r>
      <w:r w:rsidR="00160543" w:rsidRPr="00FC1BD9">
        <w:rPr>
          <w:rFonts w:ascii="Times New Roman" w:eastAsiaTheme="majorEastAsia" w:hAnsi="Times New Roman"/>
          <w:szCs w:val="21"/>
          <w:shd w:val="clear" w:color="auto" w:fill="FFFFFF"/>
        </w:rPr>
        <w:t>）</w:t>
      </w:r>
    </w:p>
    <w:p w14:paraId="61738452" w14:textId="43D0B4FE" w:rsidR="004B4D7A" w:rsidRPr="00FC1BD9" w:rsidRDefault="00160543"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在计算</w:t>
      </w:r>
      <w:r w:rsidRPr="00FC1BD9">
        <w:rPr>
          <w:rFonts w:ascii="Times New Roman" w:eastAsiaTheme="majorEastAsia" w:hAnsi="Times New Roman"/>
          <w:szCs w:val="21"/>
          <w:shd w:val="clear" w:color="auto" w:fill="FFFFFF"/>
        </w:rPr>
        <w:t>patch_0</w:t>
      </w:r>
      <w:r w:rsidRPr="00FC1BD9">
        <w:rPr>
          <w:rFonts w:ascii="Times New Roman" w:eastAsiaTheme="majorEastAsia" w:hAnsi="Times New Roman"/>
          <w:szCs w:val="21"/>
          <w:shd w:val="clear" w:color="auto" w:fill="FFFFFF"/>
        </w:rPr>
        <w:t>与</w:t>
      </w:r>
      <w:r w:rsidRPr="00FC1BD9">
        <w:rPr>
          <w:rFonts w:ascii="Times New Roman" w:eastAsiaTheme="majorEastAsia" w:hAnsi="Times New Roman"/>
          <w:szCs w:val="21"/>
          <w:shd w:val="clear" w:color="auto" w:fill="FFFFFF"/>
        </w:rPr>
        <w:t>patch_k</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1≤k≤n</w:t>
      </w:r>
      <w:r w:rsidRPr="00FC1BD9">
        <w:rPr>
          <w:rFonts w:ascii="Times New Roman" w:eastAsiaTheme="majorEastAsia" w:hAnsi="Times New Roman"/>
          <w:szCs w:val="21"/>
          <w:shd w:val="clear" w:color="auto" w:fill="FFFFFF"/>
        </w:rPr>
        <w:t>）的相关值时，转换到了傅里叶域进行。因为</w:t>
      </w:r>
      <w:r w:rsidR="00160761" w:rsidRPr="00FC1BD9">
        <w:rPr>
          <w:rFonts w:ascii="Times New Roman" w:eastAsiaTheme="majorEastAsia" w:hAnsi="Times New Roman"/>
          <w:szCs w:val="21"/>
          <w:shd w:val="clear" w:color="auto" w:fill="FFFFFF"/>
        </w:rPr>
        <w:t>两个</w:t>
      </w:r>
      <w:r w:rsidR="00160761" w:rsidRPr="00FC1BD9">
        <w:rPr>
          <w:rStyle w:val="HTML"/>
          <w:rFonts w:ascii="Times New Roman" w:eastAsiaTheme="majorEastAsia" w:hAnsi="Times New Roman" w:cs="Times New Roman"/>
          <w:sz w:val="21"/>
          <w:szCs w:val="21"/>
          <w:shd w:val="clear" w:color="auto" w:fill="FFFFFF"/>
        </w:rPr>
        <w:t>patch</w:t>
      </w:r>
      <w:r w:rsidR="00160761" w:rsidRPr="00FC1BD9">
        <w:rPr>
          <w:rFonts w:ascii="Times New Roman" w:eastAsiaTheme="majorEastAsia" w:hAnsi="Times New Roman"/>
          <w:szCs w:val="21"/>
          <w:shd w:val="clear" w:color="auto" w:fill="FFFFFF"/>
        </w:rPr>
        <w:t>的</w:t>
      </w:r>
      <w:r w:rsidRPr="00FC1BD9">
        <w:rPr>
          <w:rFonts w:ascii="Times New Roman" w:eastAsiaTheme="majorEastAsia" w:hAnsi="Times New Roman"/>
          <w:szCs w:val="21"/>
          <w:shd w:val="clear" w:color="auto" w:fill="FFFFFF"/>
        </w:rPr>
        <w:t>相关</w:t>
      </w:r>
      <w:r w:rsidR="00160761" w:rsidRPr="00FC1BD9">
        <w:rPr>
          <w:rFonts w:ascii="Times New Roman" w:eastAsiaTheme="majorEastAsia" w:hAnsi="Times New Roman"/>
          <w:szCs w:val="21"/>
          <w:shd w:val="clear" w:color="auto" w:fill="FFFFFF"/>
        </w:rPr>
        <w:t>卷积相当于傅里叶域中的元素乘积（时域卷积</w:t>
      </w:r>
      <w:r w:rsidR="00160761" w:rsidRPr="00FC1BD9">
        <w:rPr>
          <w:rFonts w:ascii="Times New Roman" w:eastAsiaTheme="majorEastAsia" w:hAnsi="Times New Roman"/>
          <w:szCs w:val="21"/>
          <w:shd w:val="clear" w:color="auto" w:fill="FFFFFF"/>
        </w:rPr>
        <w:t xml:space="preserve"> = </w:t>
      </w:r>
      <w:r w:rsidR="00160761" w:rsidRPr="00FC1BD9">
        <w:rPr>
          <w:rFonts w:ascii="Times New Roman" w:eastAsiaTheme="majorEastAsia" w:hAnsi="Times New Roman"/>
          <w:szCs w:val="21"/>
          <w:shd w:val="clear" w:color="auto" w:fill="FFFFFF"/>
        </w:rPr>
        <w:t>频域点积）</w:t>
      </w:r>
      <w:r w:rsidRPr="00FC1BD9">
        <w:rPr>
          <w:rFonts w:ascii="Times New Roman" w:eastAsiaTheme="majorEastAsia" w:hAnsi="Times New Roman"/>
          <w:szCs w:val="21"/>
          <w:shd w:val="clear" w:color="auto" w:fill="FFFFFF"/>
        </w:rPr>
        <w:t>，而乘积计算大大快于卷积运算</w:t>
      </w:r>
      <w:r w:rsidR="00160761" w:rsidRPr="00FC1BD9">
        <w:rPr>
          <w:rFonts w:ascii="Times New Roman" w:eastAsiaTheme="majorEastAsia" w:hAnsi="Times New Roman"/>
          <w:szCs w:val="21"/>
          <w:shd w:val="clear" w:color="auto" w:fill="FFFFFF"/>
        </w:rPr>
        <w:t>。</w:t>
      </w:r>
      <w:r w:rsidR="00160761" w:rsidRPr="00FC1BD9">
        <w:rPr>
          <w:rFonts w:ascii="Times New Roman" w:eastAsiaTheme="majorEastAsia" w:hAnsi="Times New Roman"/>
          <w:szCs w:val="21"/>
          <w:shd w:val="clear" w:color="auto" w:fill="FFFFFF"/>
        </w:rPr>
        <w:t xml:space="preserve"> </w:t>
      </w:r>
    </w:p>
    <w:p w14:paraId="2A83866B" w14:textId="13736DCC" w:rsidR="00746ED9" w:rsidRPr="00FC1BD9" w:rsidRDefault="00746ED9"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研究场景与跟踪丢失</w:t>
      </w:r>
    </w:p>
    <w:p w14:paraId="12C86FE5" w14:textId="3FE7ACE6"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研究场景</w:t>
      </w:r>
    </w:p>
    <w:p w14:paraId="2E79606F" w14:textId="77777777" w:rsidR="00746ED9" w:rsidRPr="00FC1BD9" w:rsidRDefault="00746ED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大疆无人机具有智能随车拍的功能，无人机可以在顶部俯拍、车尾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侧面跟拍。顶部俯拍时，无人机的飞行高度保证了不会与被跟随车辆相撞。在车尾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时，由于速度不同步，很有可能出现无人机加速接近汽车的情况。这种情况下，被跟随车辆就属于无人机飞行路线中有碰撞风险的障碍物，无人机需要识别、跟踪并规避车辆。本文以大疆无人机使用智能随车拍功能时，追随汽车录制的一段视频作为数据研究对象。该视频时长</w:t>
      </w:r>
      <w:r w:rsidRPr="00FC1BD9">
        <w:rPr>
          <w:rFonts w:ascii="Times New Roman" w:eastAsiaTheme="majorEastAsia" w:hAnsi="Times New Roman"/>
          <w:szCs w:val="21"/>
        </w:rPr>
        <w:t>54s</w:t>
      </w:r>
      <w:r w:rsidRPr="00FC1BD9">
        <w:rPr>
          <w:rFonts w:ascii="Times New Roman" w:eastAsiaTheme="majorEastAsia" w:hAnsi="Times New Roman"/>
          <w:szCs w:val="21"/>
        </w:rPr>
        <w:t>，</w:t>
      </w:r>
      <w:r w:rsidRPr="00FC1BD9">
        <w:rPr>
          <w:rFonts w:ascii="Times New Roman" w:eastAsiaTheme="majorEastAsia" w:hAnsi="Times New Roman"/>
          <w:szCs w:val="21"/>
        </w:rPr>
        <w:t>1080p</w:t>
      </w:r>
      <w:r w:rsidRPr="00FC1BD9">
        <w:rPr>
          <w:rFonts w:ascii="Times New Roman" w:eastAsiaTheme="majorEastAsia" w:hAnsi="Times New Roman"/>
          <w:szCs w:val="21"/>
        </w:rPr>
        <w:t>（</w:t>
      </w:r>
      <w:r w:rsidRPr="00FC1BD9">
        <w:rPr>
          <w:rFonts w:ascii="Times New Roman" w:eastAsiaTheme="majorEastAsia" w:hAnsi="Times New Roman"/>
          <w:szCs w:val="21"/>
        </w:rPr>
        <w:t>1920*1080</w:t>
      </w:r>
      <w:r w:rsidRPr="00FC1BD9">
        <w:rPr>
          <w:rFonts w:ascii="Times New Roman" w:eastAsiaTheme="majorEastAsia" w:hAnsi="Times New Roman"/>
          <w:szCs w:val="21"/>
        </w:rPr>
        <w:t>），帧率</w:t>
      </w:r>
      <w:r w:rsidRPr="00FC1BD9">
        <w:rPr>
          <w:rFonts w:ascii="Times New Roman" w:eastAsiaTheme="majorEastAsia" w:hAnsi="Times New Roman"/>
          <w:szCs w:val="21"/>
        </w:rPr>
        <w:t>30fps</w:t>
      </w:r>
      <w:r w:rsidRPr="00FC1BD9">
        <w:rPr>
          <w:rFonts w:ascii="Times New Roman" w:eastAsiaTheme="majorEastAsia" w:hAnsi="Times New Roman"/>
          <w:szCs w:val="21"/>
        </w:rPr>
        <w:t>，共计</w:t>
      </w:r>
      <w:r w:rsidRPr="00FC1BD9">
        <w:rPr>
          <w:rFonts w:ascii="Times New Roman" w:eastAsiaTheme="majorEastAsia" w:hAnsi="Times New Roman"/>
          <w:szCs w:val="21"/>
        </w:rPr>
        <w:t>54*30=1620</w:t>
      </w:r>
      <w:r w:rsidRPr="00FC1BD9">
        <w:rPr>
          <w:rFonts w:ascii="Times New Roman" w:eastAsiaTheme="majorEastAsia" w:hAnsi="Times New Roman"/>
          <w:szCs w:val="21"/>
        </w:rPr>
        <w:t>帧。</w:t>
      </w:r>
    </w:p>
    <w:p w14:paraId="01755DAA" w14:textId="77777777"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KCF</w:t>
      </w:r>
      <w:r w:rsidRPr="00FC1BD9">
        <w:rPr>
          <w:rFonts w:ascii="Times New Roman" w:eastAsiaTheme="majorEastAsia" w:hAnsi="Times New Roman"/>
          <w:sz w:val="21"/>
          <w:szCs w:val="21"/>
        </w:rPr>
        <w:t>跟踪丢失</w:t>
      </w:r>
    </w:p>
    <w:p w14:paraId="0E970659" w14:textId="3F267FD1" w:rsidR="00746ED9" w:rsidRPr="00FC1BD9" w:rsidRDefault="00746ED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我们以</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目标检测的</w:t>
      </w:r>
      <w:r w:rsidR="00106C20">
        <w:rPr>
          <w:rFonts w:ascii="Times New Roman" w:eastAsiaTheme="majorEastAsia" w:hAnsi="Times New Roman" w:hint="eastAsia"/>
          <w:szCs w:val="21"/>
        </w:rPr>
        <w:t>矩形包围框</w:t>
      </w:r>
      <w:r w:rsidRPr="00FC1BD9">
        <w:rPr>
          <w:rFonts w:ascii="Times New Roman" w:eastAsiaTheme="majorEastAsia" w:hAnsi="Times New Roman"/>
          <w:szCs w:val="21"/>
        </w:rPr>
        <w:t>bbox</w:t>
      </w:r>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B</w:t>
      </w:r>
      <w:r w:rsidR="00106C20">
        <w:rPr>
          <w:rFonts w:ascii="Times New Roman" w:eastAsiaTheme="majorEastAsia" w:hAnsi="Times New Roman"/>
          <w:szCs w:val="21"/>
        </w:rPr>
        <w:t>ounding Box</w:t>
      </w:r>
      <w:r w:rsidR="00106C20">
        <w:rPr>
          <w:rFonts w:ascii="Times New Roman" w:eastAsiaTheme="majorEastAsia" w:hAnsi="Times New Roman" w:hint="eastAsia"/>
          <w:szCs w:val="21"/>
        </w:rPr>
        <w:t>）</w:t>
      </w:r>
      <w:r w:rsidRPr="00FC1BD9">
        <w:rPr>
          <w:rFonts w:ascii="Times New Roman" w:eastAsiaTheme="majorEastAsia" w:hAnsi="Times New Roman"/>
          <w:szCs w:val="21"/>
        </w:rPr>
        <w:t>作为</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跟踪算法的初始输入，并在随后所有视频帧使用</w:t>
      </w:r>
      <w:r w:rsidRPr="00FC1BD9">
        <w:rPr>
          <w:rFonts w:ascii="Times New Roman" w:eastAsiaTheme="majorEastAsia" w:hAnsi="Times New Roman"/>
          <w:szCs w:val="21"/>
        </w:rPr>
        <w:t>KCF</w:t>
      </w:r>
      <w:r w:rsidRPr="00FC1BD9">
        <w:rPr>
          <w:rFonts w:ascii="Times New Roman" w:eastAsiaTheme="majorEastAsia" w:hAnsi="Times New Roman"/>
          <w:szCs w:val="21"/>
        </w:rPr>
        <w:t>替代</w:t>
      </w:r>
      <w:r w:rsidRPr="00FC1BD9">
        <w:rPr>
          <w:rFonts w:ascii="Times New Roman" w:eastAsiaTheme="majorEastAsia" w:hAnsi="Times New Roman"/>
          <w:szCs w:val="21"/>
        </w:rPr>
        <w:t>YOLOv4</w:t>
      </w:r>
      <w:r w:rsidRPr="00FC1BD9">
        <w:rPr>
          <w:rFonts w:ascii="Times New Roman" w:eastAsiaTheme="majorEastAsia" w:hAnsi="Times New Roman"/>
          <w:szCs w:val="21"/>
        </w:rPr>
        <w:t>检测出物体在每帧图像中的位置。初始输入时无人机在汽车的正后方，</w:t>
      </w:r>
      <w:r w:rsidRPr="00FC1BD9">
        <w:rPr>
          <w:rFonts w:ascii="Times New Roman" w:eastAsiaTheme="majorEastAsia" w:hAnsi="Times New Roman"/>
          <w:szCs w:val="21"/>
        </w:rPr>
        <w:t>YOLOv4</w:t>
      </w:r>
      <w:r w:rsidRPr="00FC1BD9">
        <w:rPr>
          <w:rFonts w:ascii="Times New Roman" w:eastAsiaTheme="majorEastAsia" w:hAnsi="Times New Roman"/>
          <w:szCs w:val="21"/>
        </w:rPr>
        <w:t>准确地找到了汽车的位置（见图</w:t>
      </w:r>
      <w:r w:rsidRPr="00FC1BD9">
        <w:rPr>
          <w:rFonts w:ascii="Times New Roman" w:eastAsiaTheme="majorEastAsia" w:hAnsi="Times New Roman"/>
          <w:szCs w:val="21"/>
        </w:rPr>
        <w:t>3</w:t>
      </w:r>
      <w:r w:rsidRPr="00FC1BD9">
        <w:rPr>
          <w:rFonts w:ascii="Times New Roman" w:eastAsiaTheme="majorEastAsia" w:hAnsi="Times New Roman"/>
          <w:szCs w:val="21"/>
        </w:rPr>
        <w:t>，红色矩形框</w:t>
      </w:r>
      <w:r w:rsidRPr="00FC1BD9">
        <w:rPr>
          <w:rFonts w:ascii="Times New Roman" w:eastAsiaTheme="majorEastAsia" w:hAnsi="Times New Roman"/>
          <w:szCs w:val="21"/>
        </w:rPr>
        <w:lastRenderedPageBreak/>
        <w:t>完整包围了汽车）。随着时间的推移，无人机飞到了汽车的右侧面，视角相对初始位置发生较大变化，我们发现</w:t>
      </w:r>
      <w:r w:rsidRPr="00FC1BD9">
        <w:rPr>
          <w:rFonts w:ascii="Times New Roman" w:eastAsiaTheme="majorEastAsia" w:hAnsi="Times New Roman"/>
          <w:szCs w:val="21"/>
        </w:rPr>
        <w:t>KCF</w:t>
      </w:r>
      <w:r w:rsidRPr="00FC1BD9">
        <w:rPr>
          <w:rFonts w:ascii="Times New Roman" w:eastAsiaTheme="majorEastAsia" w:hAnsi="Times New Roman"/>
          <w:szCs w:val="21"/>
        </w:rPr>
        <w:t>逐渐无法跟踪到正确的目标（见图</w:t>
      </w:r>
      <w:r w:rsidR="00F4042A">
        <w:rPr>
          <w:rFonts w:ascii="Times New Roman" w:eastAsiaTheme="majorEastAsia" w:hAnsi="Times New Roman"/>
          <w:szCs w:val="21"/>
        </w:rPr>
        <w:t>4</w:t>
      </w:r>
      <w:r w:rsidRPr="00FC1BD9">
        <w:rPr>
          <w:rFonts w:ascii="Times New Roman" w:eastAsiaTheme="majorEastAsia" w:hAnsi="Times New Roman"/>
          <w:szCs w:val="21"/>
        </w:rPr>
        <w:t>，红色矩形框仅能包围汽车的小部分车尾）。</w:t>
      </w:r>
    </w:p>
    <w:p w14:paraId="52DB31AA" w14:textId="77777777"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7C71684B" wp14:editId="25BB0D9E">
            <wp:extent cx="2520000" cy="149604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初始检测.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1406305B" wp14:editId="4C79D140">
            <wp:extent cx="2520000" cy="149604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p>
    <w:p w14:paraId="3E0D27FA" w14:textId="215DF02A"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3</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准确检测</w:t>
      </w:r>
      <w:r w:rsidRPr="00FC1BD9">
        <w:rPr>
          <w:rFonts w:ascii="Times New Roman" w:eastAsiaTheme="majorEastAsia" w:hAnsi="Times New Roman"/>
          <w:szCs w:val="21"/>
        </w:rPr>
        <w:t xml:space="preserve"> </w:t>
      </w:r>
      <w:r w:rsidR="00F4042A">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Pr="00FC1BD9">
        <w:rPr>
          <w:rFonts w:ascii="Times New Roman" w:eastAsiaTheme="majorEastAsia" w:hAnsi="Times New Roman"/>
          <w:szCs w:val="21"/>
        </w:rPr>
        <w:t>4</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跟踪丢失</w:t>
      </w:r>
    </w:p>
    <w:p w14:paraId="38BC4A84" w14:textId="12BB4E5D" w:rsidR="00746ED9" w:rsidRPr="00FC1BD9" w:rsidRDefault="00746ED9"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跟踪丢失的原因在于视角相对初始位置发生较大变化，</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记忆中的车尾</w:t>
      </w:r>
      <w:r w:rsidRPr="00FC1BD9">
        <w:rPr>
          <w:rFonts w:ascii="Times New Roman" w:eastAsiaTheme="majorEastAsia" w:hAnsi="Times New Roman"/>
          <w:szCs w:val="21"/>
        </w:rPr>
        <w:t>”</w:t>
      </w:r>
      <w:r w:rsidRPr="00FC1BD9">
        <w:rPr>
          <w:rFonts w:ascii="Times New Roman" w:eastAsiaTheme="majorEastAsia" w:hAnsi="Times New Roman"/>
          <w:szCs w:val="21"/>
        </w:rPr>
        <w:t>在侧飞时并未出现在图像中。为了矫正这种跟踪错误，每隔一定的帧数，使用</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目标检测模型重新获得准确的车辆位置</w:t>
      </w:r>
      <w:r w:rsidRPr="00FC1BD9">
        <w:rPr>
          <w:rFonts w:ascii="Times New Roman" w:eastAsiaTheme="majorEastAsia" w:hAnsi="Times New Roman"/>
          <w:szCs w:val="21"/>
        </w:rPr>
        <w:t>bbox</w:t>
      </w:r>
      <w:r w:rsidRPr="00FC1BD9">
        <w:rPr>
          <w:rFonts w:ascii="Times New Roman" w:eastAsiaTheme="majorEastAsia" w:hAnsi="Times New Roman"/>
          <w:szCs w:val="21"/>
        </w:rPr>
        <w:t>，并更新</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跟踪算法的输入，使</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记忆犹新</w:t>
      </w:r>
      <w:r w:rsidRPr="00FC1BD9">
        <w:rPr>
          <w:rFonts w:ascii="Times New Roman" w:eastAsiaTheme="majorEastAsia" w:hAnsi="Times New Roman"/>
          <w:szCs w:val="21"/>
        </w:rPr>
        <w:t>”</w:t>
      </w:r>
      <w:r w:rsidRPr="00FC1BD9">
        <w:rPr>
          <w:rFonts w:ascii="Times New Roman" w:eastAsiaTheme="majorEastAsia" w:hAnsi="Times New Roman"/>
          <w:szCs w:val="21"/>
        </w:rPr>
        <w:t>。</w:t>
      </w:r>
    </w:p>
    <w:p w14:paraId="402C341A" w14:textId="0C3AD464" w:rsidR="004B4D7A" w:rsidRPr="00FC1BD9" w:rsidRDefault="004B4D7A"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最佳检测间隔</w:t>
      </w:r>
    </w:p>
    <w:p w14:paraId="47F2C99C" w14:textId="19F324D2" w:rsidR="008B488A" w:rsidRPr="00FC1BD9" w:rsidRDefault="008B488A" w:rsidP="00711285">
      <w:pPr>
        <w:spacing w:line="360" w:lineRule="auto"/>
        <w:ind w:firstLineChars="200" w:firstLine="420"/>
        <w:rPr>
          <w:rFonts w:ascii="Times New Roman" w:eastAsiaTheme="majorEastAsia" w:hAnsi="Times New Roman"/>
          <w:szCs w:val="21"/>
        </w:rPr>
      </w:pPr>
      <w:r w:rsidRPr="00FC1BD9">
        <w:rPr>
          <w:rFonts w:ascii="Times New Roman" w:eastAsiaTheme="majorEastAsia" w:hAnsi="Times New Roman"/>
          <w:szCs w:val="21"/>
        </w:rPr>
        <w:t>本节以所有视频帧均进行</w:t>
      </w:r>
      <w:r w:rsidRPr="00FC1BD9">
        <w:rPr>
          <w:rFonts w:ascii="Times New Roman" w:eastAsiaTheme="majorEastAsia" w:hAnsi="Times New Roman"/>
          <w:szCs w:val="21"/>
        </w:rPr>
        <w:t>YOLOv4</w:t>
      </w:r>
      <w:r w:rsidRPr="00FC1BD9">
        <w:rPr>
          <w:rFonts w:ascii="Times New Roman" w:eastAsiaTheme="majorEastAsia" w:hAnsi="Times New Roman"/>
          <w:szCs w:val="21"/>
        </w:rPr>
        <w:t>检测得到的</w:t>
      </w:r>
      <w:r w:rsidRPr="00FC1BD9">
        <w:rPr>
          <w:rFonts w:ascii="Times New Roman" w:eastAsiaTheme="majorEastAsia" w:hAnsi="Times New Roman"/>
          <w:szCs w:val="21"/>
        </w:rPr>
        <w:t>bbox</w:t>
      </w:r>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B</w:t>
      </w:r>
      <w:r w:rsidR="00106C20">
        <w:rPr>
          <w:rFonts w:ascii="Times New Roman" w:eastAsiaTheme="majorEastAsia" w:hAnsi="Times New Roman"/>
          <w:szCs w:val="21"/>
        </w:rPr>
        <w:t>ounding Box</w:t>
      </w:r>
      <w:r w:rsidR="00106C20">
        <w:rPr>
          <w:rFonts w:ascii="Times New Roman" w:eastAsiaTheme="majorEastAsia" w:hAnsi="Times New Roman" w:hint="eastAsia"/>
          <w:szCs w:val="21"/>
        </w:rPr>
        <w:t>）</w:t>
      </w:r>
      <w:r w:rsidRPr="00FC1BD9">
        <w:rPr>
          <w:rFonts w:ascii="Times New Roman" w:eastAsiaTheme="majorEastAsia" w:hAnsi="Times New Roman"/>
          <w:szCs w:val="21"/>
        </w:rPr>
        <w:t>和运行时间</w:t>
      </w:r>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E</w:t>
      </w:r>
      <w:r w:rsidR="00106C20">
        <w:rPr>
          <w:rFonts w:ascii="Times New Roman" w:eastAsiaTheme="majorEastAsia" w:hAnsi="Times New Roman"/>
          <w:szCs w:val="21"/>
        </w:rPr>
        <w:t>lapse Time</w:t>
      </w:r>
      <w:r w:rsidR="00106C20">
        <w:rPr>
          <w:rFonts w:ascii="Times New Roman" w:eastAsiaTheme="majorEastAsia" w:hAnsi="Times New Roman" w:hint="eastAsia"/>
          <w:szCs w:val="21"/>
        </w:rPr>
        <w:t>）</w:t>
      </w:r>
      <w:r w:rsidRPr="00FC1BD9">
        <w:rPr>
          <w:rFonts w:ascii="Times New Roman" w:eastAsiaTheme="majorEastAsia" w:hAnsi="Times New Roman"/>
          <w:szCs w:val="21"/>
        </w:rPr>
        <w:t>作为基准，将</w:t>
      </w:r>
      <w:r w:rsidRPr="00FC1BD9">
        <w:rPr>
          <w:rFonts w:ascii="Times New Roman" w:eastAsiaTheme="majorEastAsia" w:hAnsi="Times New Roman"/>
          <w:szCs w:val="21"/>
        </w:rPr>
        <w:t>YOLOv4</w:t>
      </w:r>
      <w:r w:rsidRPr="00FC1BD9">
        <w:rPr>
          <w:rFonts w:ascii="Times New Roman" w:eastAsiaTheme="majorEastAsia" w:hAnsi="Times New Roman"/>
          <w:szCs w:val="21"/>
        </w:rPr>
        <w:t>与</w:t>
      </w:r>
      <w:r w:rsidRPr="00FC1BD9">
        <w:rPr>
          <w:rFonts w:ascii="Times New Roman" w:eastAsiaTheme="majorEastAsia" w:hAnsi="Times New Roman"/>
          <w:szCs w:val="21"/>
        </w:rPr>
        <w:t>KCF</w:t>
      </w:r>
      <w:r w:rsidRPr="00FC1BD9">
        <w:rPr>
          <w:rFonts w:ascii="Times New Roman" w:eastAsiaTheme="majorEastAsia" w:hAnsi="Times New Roman"/>
          <w:szCs w:val="21"/>
        </w:rPr>
        <w:t>以不同间隔交替进行检测</w:t>
      </w:r>
      <w:r w:rsidR="00106C20">
        <w:rPr>
          <w:rFonts w:ascii="Times New Roman" w:eastAsiaTheme="majorEastAsia" w:hAnsi="Times New Roman" w:hint="eastAsia"/>
          <w:szCs w:val="21"/>
        </w:rPr>
        <w:t>、</w:t>
      </w:r>
      <w:r w:rsidRPr="00FC1BD9">
        <w:rPr>
          <w:rFonts w:ascii="Times New Roman" w:eastAsiaTheme="majorEastAsia" w:hAnsi="Times New Roman"/>
          <w:szCs w:val="21"/>
        </w:rPr>
        <w:t>跟踪作为优化对照，研究不同</w:t>
      </w:r>
      <w:r w:rsidRPr="00FC1BD9">
        <w:rPr>
          <w:rFonts w:ascii="Times New Roman" w:eastAsiaTheme="majorEastAsia" w:hAnsi="Times New Roman"/>
          <w:szCs w:val="21"/>
        </w:rPr>
        <w:t>YOLOv4</w:t>
      </w:r>
      <w:r w:rsidRPr="00FC1BD9">
        <w:rPr>
          <w:rFonts w:ascii="Times New Roman" w:eastAsiaTheme="majorEastAsia" w:hAnsi="Times New Roman"/>
          <w:szCs w:val="21"/>
        </w:rPr>
        <w:t>检测间隔时的准确率和运行效率情况。</w:t>
      </w:r>
    </w:p>
    <w:p w14:paraId="5E868AF0" w14:textId="76A005C0" w:rsidR="00B23BAD" w:rsidRPr="00FC1BD9" w:rsidRDefault="002C56EE"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对照基准</w:t>
      </w:r>
      <w:r w:rsidR="00104C19" w:rsidRPr="00FC1BD9">
        <w:rPr>
          <w:rFonts w:ascii="Times New Roman" w:eastAsiaTheme="majorEastAsia" w:hAnsi="Times New Roman"/>
          <w:sz w:val="21"/>
          <w:szCs w:val="21"/>
        </w:rPr>
        <w:t>benchmark</w:t>
      </w:r>
    </w:p>
    <w:p w14:paraId="548AE0A7" w14:textId="5FA6549D" w:rsidR="00B45BB6" w:rsidRPr="00FC1BD9" w:rsidRDefault="00C11EF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对视频的每帧均进行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目标检测，然后输出</w:t>
      </w:r>
      <w:r w:rsidRPr="00FC1BD9">
        <w:rPr>
          <w:rFonts w:ascii="Times New Roman" w:eastAsiaTheme="majorEastAsia" w:hAnsi="Times New Roman"/>
          <w:szCs w:val="21"/>
        </w:rPr>
        <w:t>bbox</w:t>
      </w:r>
      <w:r w:rsidR="002C56EE" w:rsidRPr="00FC1BD9">
        <w:rPr>
          <w:rFonts w:ascii="Times New Roman" w:eastAsiaTheme="majorEastAsia" w:hAnsi="Times New Roman"/>
          <w:szCs w:val="21"/>
        </w:rPr>
        <w:t>，并输出该段视频总共的检测</w:t>
      </w:r>
      <w:r w:rsidRPr="00FC1BD9">
        <w:rPr>
          <w:rFonts w:ascii="Times New Roman" w:eastAsiaTheme="majorEastAsia" w:hAnsi="Times New Roman"/>
          <w:szCs w:val="21"/>
        </w:rPr>
        <w:t>时间，作为优化对照的基准。部分结果如表</w:t>
      </w:r>
      <w:r w:rsidR="00F4042A">
        <w:rPr>
          <w:rFonts w:ascii="Times New Roman" w:eastAsiaTheme="majorEastAsia" w:hAnsi="Times New Roman"/>
          <w:szCs w:val="21"/>
        </w:rPr>
        <w:t>2</w:t>
      </w:r>
      <w:r w:rsidRPr="00FC1BD9">
        <w:rPr>
          <w:rFonts w:ascii="Times New Roman" w:eastAsiaTheme="majorEastAsia" w:hAnsi="Times New Roman"/>
          <w:szCs w:val="21"/>
        </w:rPr>
        <w:t>所示：</w:t>
      </w:r>
    </w:p>
    <w:p w14:paraId="25511B75" w14:textId="72467441" w:rsidR="00104C19" w:rsidRPr="00FC1BD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2</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每帧均进行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2D777173" w14:textId="77777777" w:rsidTr="00104C19">
        <w:trPr>
          <w:jc w:val="center"/>
        </w:trPr>
        <w:tc>
          <w:tcPr>
            <w:tcW w:w="1512" w:type="dxa"/>
          </w:tcPr>
          <w:p w14:paraId="01694DC7" w14:textId="3039F6D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framNo</w:t>
            </w:r>
          </w:p>
        </w:tc>
        <w:tc>
          <w:tcPr>
            <w:tcW w:w="1402" w:type="dxa"/>
          </w:tcPr>
          <w:p w14:paraId="25958FA7" w14:textId="685EF24E"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x1_b</w:t>
            </w:r>
          </w:p>
        </w:tc>
        <w:tc>
          <w:tcPr>
            <w:tcW w:w="1402" w:type="dxa"/>
          </w:tcPr>
          <w:p w14:paraId="2BAEAC8C" w14:textId="34250C3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y1_b</w:t>
            </w:r>
          </w:p>
        </w:tc>
        <w:tc>
          <w:tcPr>
            <w:tcW w:w="1402" w:type="dxa"/>
          </w:tcPr>
          <w:p w14:paraId="51BC8B27" w14:textId="48170A0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width_b</w:t>
            </w:r>
          </w:p>
        </w:tc>
        <w:tc>
          <w:tcPr>
            <w:tcW w:w="1402" w:type="dxa"/>
          </w:tcPr>
          <w:p w14:paraId="3FD979AD" w14:textId="36E89306"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height_b</w:t>
            </w:r>
          </w:p>
        </w:tc>
      </w:tr>
      <w:tr w:rsidR="00961DCA" w:rsidRPr="00FC1BD9" w14:paraId="3C072670" w14:textId="77777777" w:rsidTr="00104C19">
        <w:trPr>
          <w:jc w:val="center"/>
        </w:trPr>
        <w:tc>
          <w:tcPr>
            <w:tcW w:w="1512" w:type="dxa"/>
          </w:tcPr>
          <w:p w14:paraId="5A481BDF" w14:textId="4E77916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341A7FCC" w14:textId="083D03D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0C36AC50" w14:textId="40A087F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4AEC16E8" w14:textId="486587D3"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B6224B6" w14:textId="2EC24699"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3E06FB4A" w14:textId="77777777" w:rsidTr="00104C19">
        <w:trPr>
          <w:jc w:val="center"/>
        </w:trPr>
        <w:tc>
          <w:tcPr>
            <w:tcW w:w="1512" w:type="dxa"/>
          </w:tcPr>
          <w:p w14:paraId="795A6C7A" w14:textId="5C11ED7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24B1DA3A" w14:textId="2065A08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662AEFE8" w14:textId="022A177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633</w:t>
            </w:r>
          </w:p>
        </w:tc>
        <w:tc>
          <w:tcPr>
            <w:tcW w:w="1402" w:type="dxa"/>
          </w:tcPr>
          <w:p w14:paraId="1994DE98" w14:textId="17544326"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0083B3" w14:textId="14AC1CD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35AAECA6" w14:textId="77777777" w:rsidTr="00104C19">
        <w:trPr>
          <w:jc w:val="center"/>
        </w:trPr>
        <w:tc>
          <w:tcPr>
            <w:tcW w:w="1512" w:type="dxa"/>
          </w:tcPr>
          <w:p w14:paraId="3E7BE231" w14:textId="310216F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31A13490" w14:textId="167C658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06A4C16" w14:textId="496F1AB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8F59E50" w14:textId="604AA65B"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61C75759" w14:textId="225612A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496AA41D" w14:textId="77777777" w:rsidTr="00104C19">
        <w:trPr>
          <w:jc w:val="center"/>
        </w:trPr>
        <w:tc>
          <w:tcPr>
            <w:tcW w:w="1512" w:type="dxa"/>
          </w:tcPr>
          <w:p w14:paraId="681E7D7D" w14:textId="63D668A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74C11D1E" w14:textId="274948A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2F86F9A4" w14:textId="2D0C5B9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6823D83A" w14:textId="71F9BEC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422B0622" w14:textId="1AFBA29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70</w:t>
            </w:r>
          </w:p>
        </w:tc>
      </w:tr>
      <w:tr w:rsidR="00FC1BD9" w:rsidRPr="00FC1BD9" w14:paraId="2A5595FE" w14:textId="77777777" w:rsidTr="00104C19">
        <w:trPr>
          <w:jc w:val="center"/>
        </w:trPr>
        <w:tc>
          <w:tcPr>
            <w:tcW w:w="1512" w:type="dxa"/>
          </w:tcPr>
          <w:p w14:paraId="3FF9E943" w14:textId="135D16EA"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lastRenderedPageBreak/>
              <w:t>elapseTime_b</w:t>
            </w:r>
          </w:p>
        </w:tc>
        <w:tc>
          <w:tcPr>
            <w:tcW w:w="1402" w:type="dxa"/>
          </w:tcPr>
          <w:p w14:paraId="717676F8" w14:textId="3B949E0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76.831s</w:t>
            </w:r>
          </w:p>
        </w:tc>
        <w:tc>
          <w:tcPr>
            <w:tcW w:w="1402" w:type="dxa"/>
          </w:tcPr>
          <w:p w14:paraId="68BEFACF"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01A8B4A4"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40269819"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582DF98F" w14:textId="3943269E" w:rsidR="00C11EF8" w:rsidRPr="00FC1BD9" w:rsidRDefault="00C11EF8" w:rsidP="00711285">
      <w:pPr>
        <w:spacing w:line="360" w:lineRule="auto"/>
        <w:ind w:firstLine="420"/>
        <w:jc w:val="left"/>
        <w:rPr>
          <w:rFonts w:ascii="Times New Roman" w:eastAsiaTheme="majorEastAsia" w:hAnsi="Times New Roman"/>
          <w:szCs w:val="21"/>
        </w:rPr>
      </w:pPr>
    </w:p>
    <w:p w14:paraId="6EF61B47" w14:textId="2101E1D6" w:rsidR="006936D8" w:rsidRPr="00FC1BD9" w:rsidRDefault="00C11EF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06C20" w:rsidRPr="00FC1BD9">
        <w:rPr>
          <w:rFonts w:ascii="Times New Roman" w:eastAsiaTheme="majorEastAsia" w:hAnsi="Times New Roman"/>
          <w:szCs w:val="21"/>
        </w:rPr>
        <w:t>(x1_b, y1_b)</w:t>
      </w:r>
      <w:r w:rsidR="00106C20" w:rsidRPr="00FC1BD9">
        <w:rPr>
          <w:rFonts w:ascii="Times New Roman" w:eastAsiaTheme="majorEastAsia" w:hAnsi="Times New Roman"/>
          <w:szCs w:val="21"/>
        </w:rPr>
        <w:t>表示</w:t>
      </w:r>
      <w:r w:rsidR="00106C20" w:rsidRPr="00FC1BD9">
        <w:rPr>
          <w:rFonts w:ascii="Times New Roman" w:eastAsiaTheme="majorEastAsia" w:hAnsi="Times New Roman"/>
          <w:szCs w:val="21"/>
        </w:rPr>
        <w:t>benchmark bbox</w:t>
      </w:r>
      <w:r w:rsidR="00106C20" w:rsidRPr="00FC1BD9">
        <w:rPr>
          <w:rFonts w:ascii="Times New Roman" w:eastAsiaTheme="majorEastAsia" w:hAnsi="Times New Roman"/>
          <w:szCs w:val="21"/>
        </w:rPr>
        <w:t>的左上角点，</w:t>
      </w:r>
      <w:r w:rsidR="00106C20" w:rsidRPr="00FC1BD9">
        <w:rPr>
          <w:rFonts w:ascii="Times New Roman" w:eastAsiaTheme="majorEastAsia" w:hAnsi="Times New Roman"/>
          <w:szCs w:val="21"/>
        </w:rPr>
        <w:t>width_b</w:t>
      </w:r>
      <w:r w:rsidR="00106C20" w:rsidRPr="00FC1BD9">
        <w:rPr>
          <w:rFonts w:ascii="Times New Roman" w:eastAsiaTheme="majorEastAsia" w:hAnsi="Times New Roman"/>
          <w:szCs w:val="21"/>
        </w:rPr>
        <w:t>和</w:t>
      </w:r>
      <w:r w:rsidR="00106C20" w:rsidRPr="00FC1BD9">
        <w:rPr>
          <w:rFonts w:ascii="Times New Roman" w:eastAsiaTheme="majorEastAsia" w:hAnsi="Times New Roman"/>
          <w:szCs w:val="21"/>
        </w:rPr>
        <w:t>height_b</w:t>
      </w:r>
      <w:r w:rsidR="00106C20" w:rsidRPr="00FC1BD9">
        <w:rPr>
          <w:rFonts w:ascii="Times New Roman" w:eastAsiaTheme="majorEastAsia" w:hAnsi="Times New Roman"/>
          <w:szCs w:val="21"/>
        </w:rPr>
        <w:t>分别表示</w:t>
      </w:r>
      <w:r w:rsidR="00106C20" w:rsidRPr="00FC1BD9">
        <w:rPr>
          <w:rFonts w:ascii="Times New Roman" w:eastAsiaTheme="majorEastAsia" w:hAnsi="Times New Roman"/>
          <w:szCs w:val="21"/>
        </w:rPr>
        <w:t>benchmark bbox</w:t>
      </w:r>
      <w:r w:rsidR="00106C20" w:rsidRPr="00FC1BD9">
        <w:rPr>
          <w:rFonts w:ascii="Times New Roman" w:eastAsiaTheme="majorEastAsia" w:hAnsi="Times New Roman"/>
          <w:szCs w:val="21"/>
        </w:rPr>
        <w:t>的宽和高。</w:t>
      </w:r>
      <w:r w:rsidR="00106C20">
        <w:rPr>
          <w:rFonts w:ascii="Times New Roman" w:eastAsiaTheme="majorEastAsia" w:hAnsi="Times New Roman" w:hint="eastAsia"/>
          <w:szCs w:val="21"/>
        </w:rPr>
        <w:t xml:space="preserve"> </w:t>
      </w:r>
      <w:r w:rsidR="006936D8" w:rsidRPr="00FC1BD9">
        <w:rPr>
          <w:rFonts w:ascii="Times New Roman" w:eastAsiaTheme="majorEastAsia" w:hAnsi="Times New Roman"/>
          <w:szCs w:val="21"/>
        </w:rPr>
        <w:t>elapseTime_b</w:t>
      </w:r>
      <w:r w:rsidR="006936D8" w:rsidRPr="00FC1BD9">
        <w:rPr>
          <w:rFonts w:ascii="Times New Roman" w:eastAsiaTheme="majorEastAsia" w:hAnsi="Times New Roman"/>
          <w:szCs w:val="21"/>
        </w:rPr>
        <w:t>为采用基准方法对整段视频进行跟踪检测的总耗时，</w:t>
      </w:r>
      <w:r w:rsidR="006936D8" w:rsidRPr="00FC1BD9">
        <w:rPr>
          <w:rFonts w:ascii="Times New Roman" w:eastAsiaTheme="majorEastAsia" w:hAnsi="Times New Roman"/>
          <w:szCs w:val="21"/>
        </w:rPr>
        <w:t>76.831s</w:t>
      </w:r>
      <w:r w:rsidR="006936D8" w:rsidRPr="00FC1BD9">
        <w:rPr>
          <w:rFonts w:ascii="Times New Roman" w:eastAsiaTheme="majorEastAsia" w:hAnsi="Times New Roman"/>
          <w:szCs w:val="21"/>
        </w:rPr>
        <w:t>，可计算得到基准方法的帧率为</w:t>
      </w:r>
      <w:r w:rsidR="006936D8" w:rsidRPr="00FC1BD9">
        <w:rPr>
          <w:rFonts w:ascii="Times New Roman" w:eastAsiaTheme="majorEastAsia" w:hAnsi="Times New Roman"/>
          <w:szCs w:val="21"/>
        </w:rPr>
        <w:t>1620/76.831=21.08fps</w:t>
      </w:r>
      <w:r w:rsidR="006936D8" w:rsidRPr="00FC1BD9">
        <w:rPr>
          <w:rFonts w:ascii="Times New Roman" w:eastAsiaTheme="majorEastAsia" w:hAnsi="Times New Roman"/>
          <w:szCs w:val="21"/>
        </w:rPr>
        <w:t>。</w:t>
      </w:r>
    </w:p>
    <w:p w14:paraId="0C5BB13B" w14:textId="3D6DEC13" w:rsidR="004E0F16" w:rsidRPr="00FC1BD9" w:rsidRDefault="002F3264"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由于实验条件限制，</w:t>
      </w:r>
      <w:r w:rsidR="00104C19" w:rsidRPr="00FC1BD9">
        <w:rPr>
          <w:rFonts w:ascii="Times New Roman" w:eastAsiaTheme="majorEastAsia" w:hAnsi="Times New Roman"/>
          <w:szCs w:val="21"/>
        </w:rPr>
        <w:t>使用</w:t>
      </w:r>
      <w:r w:rsidR="008B488A" w:rsidRPr="00FC1BD9">
        <w:rPr>
          <w:rFonts w:ascii="Times New Roman" w:eastAsiaTheme="majorEastAsia" w:hAnsi="Times New Roman"/>
          <w:szCs w:val="21"/>
        </w:rPr>
        <w:t>了台式</w:t>
      </w:r>
      <w:r w:rsidR="00104C19" w:rsidRPr="00FC1BD9">
        <w:rPr>
          <w:rFonts w:ascii="Times New Roman" w:eastAsiaTheme="majorEastAsia" w:hAnsi="Times New Roman"/>
          <w:szCs w:val="21"/>
        </w:rPr>
        <w:t>机对无人机拍摄的视频进行处理，测试机配置如表</w:t>
      </w:r>
      <w:r w:rsidR="00F4042A">
        <w:rPr>
          <w:rFonts w:ascii="Times New Roman" w:eastAsiaTheme="majorEastAsia" w:hAnsi="Times New Roman" w:hint="eastAsia"/>
          <w:szCs w:val="21"/>
        </w:rPr>
        <w:t>3</w:t>
      </w:r>
      <w:r w:rsidR="00104C19" w:rsidRPr="00FC1BD9">
        <w:rPr>
          <w:rFonts w:ascii="Times New Roman" w:eastAsiaTheme="majorEastAsia" w:hAnsi="Times New Roman"/>
          <w:szCs w:val="21"/>
        </w:rPr>
        <w:t>所示。</w:t>
      </w:r>
    </w:p>
    <w:p w14:paraId="3096F2BA" w14:textId="1BF8FAAC" w:rsidR="002F3264" w:rsidRPr="00FC1BD9" w:rsidRDefault="002F3264" w:rsidP="00711285">
      <w:pPr>
        <w:spacing w:line="360" w:lineRule="auto"/>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 </w:t>
      </w:r>
      <w:r w:rsidR="00F4042A">
        <w:rPr>
          <w:rFonts w:ascii="Times New Roman" w:eastAsiaTheme="majorEastAsia" w:hAnsi="Times New Roman"/>
          <w:szCs w:val="21"/>
        </w:rPr>
        <w:t>3</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测试机配置</w:t>
      </w:r>
    </w:p>
    <w:tbl>
      <w:tblPr>
        <w:tblStyle w:val="af0"/>
        <w:tblW w:w="0" w:type="auto"/>
        <w:jc w:val="center"/>
        <w:tblLook w:val="04A0" w:firstRow="1" w:lastRow="0" w:firstColumn="1" w:lastColumn="0" w:noHBand="0" w:noVBand="1"/>
      </w:tblPr>
      <w:tblGrid>
        <w:gridCol w:w="1696"/>
        <w:gridCol w:w="6600"/>
      </w:tblGrid>
      <w:tr w:rsidR="00961DCA" w:rsidRPr="00FC1BD9" w14:paraId="37672B03" w14:textId="77777777" w:rsidTr="00CC62A3">
        <w:trPr>
          <w:jc w:val="center"/>
        </w:trPr>
        <w:tc>
          <w:tcPr>
            <w:tcW w:w="1696" w:type="dxa"/>
          </w:tcPr>
          <w:p w14:paraId="29EA91CE"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系统</w:t>
            </w:r>
          </w:p>
        </w:tc>
        <w:tc>
          <w:tcPr>
            <w:tcW w:w="6600" w:type="dxa"/>
          </w:tcPr>
          <w:p w14:paraId="26E84336"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Windows 10 </w:t>
            </w:r>
            <w:r w:rsidRPr="00FC1BD9">
              <w:rPr>
                <w:rFonts w:ascii="Times New Roman" w:eastAsiaTheme="majorEastAsia" w:hAnsi="Times New Roman" w:cs="Times New Roman"/>
                <w:szCs w:val="21"/>
              </w:rPr>
              <w:t>企业版</w:t>
            </w:r>
            <w:r w:rsidRPr="00FC1BD9">
              <w:rPr>
                <w:rFonts w:ascii="Times New Roman" w:eastAsiaTheme="majorEastAsia" w:hAnsi="Times New Roman" w:cs="Times New Roman"/>
                <w:szCs w:val="21"/>
              </w:rPr>
              <w:t xml:space="preserve"> 64</w:t>
            </w:r>
            <w:r w:rsidRPr="00FC1BD9">
              <w:rPr>
                <w:rFonts w:ascii="Times New Roman" w:eastAsiaTheme="majorEastAsia" w:hAnsi="Times New Roman" w:cs="Times New Roman"/>
                <w:szCs w:val="21"/>
              </w:rPr>
              <w:t>位操作系统</w:t>
            </w:r>
          </w:p>
        </w:tc>
      </w:tr>
      <w:tr w:rsidR="00961DCA" w:rsidRPr="00FC1BD9" w14:paraId="4014EE33" w14:textId="77777777" w:rsidTr="00CC62A3">
        <w:trPr>
          <w:jc w:val="center"/>
        </w:trPr>
        <w:tc>
          <w:tcPr>
            <w:tcW w:w="1696" w:type="dxa"/>
          </w:tcPr>
          <w:p w14:paraId="0BE9D501"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CPU</w:t>
            </w:r>
          </w:p>
        </w:tc>
        <w:tc>
          <w:tcPr>
            <w:tcW w:w="6600" w:type="dxa"/>
          </w:tcPr>
          <w:p w14:paraId="249D42B5"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CPU: Intel(R) Core(TM) i7-8700K CPU @ 3.70GHz  32GB</w:t>
            </w:r>
          </w:p>
        </w:tc>
      </w:tr>
      <w:tr w:rsidR="002F3264" w:rsidRPr="00FC1BD9" w14:paraId="6DB62F0B" w14:textId="77777777" w:rsidTr="00CC62A3">
        <w:trPr>
          <w:jc w:val="center"/>
        </w:trPr>
        <w:tc>
          <w:tcPr>
            <w:tcW w:w="1696" w:type="dxa"/>
          </w:tcPr>
          <w:p w14:paraId="7E02E933"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w:t>
            </w:r>
          </w:p>
        </w:tc>
        <w:tc>
          <w:tcPr>
            <w:tcW w:w="6600" w:type="dxa"/>
          </w:tcPr>
          <w:p w14:paraId="50B93F17"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 NVIDIA GeForce GTX 1060 6GB</w:t>
            </w:r>
          </w:p>
        </w:tc>
      </w:tr>
    </w:tbl>
    <w:p w14:paraId="75278D01" w14:textId="77777777" w:rsidR="004E0F16" w:rsidRPr="00FC1BD9" w:rsidRDefault="004E0F16"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优化对照</w:t>
      </w:r>
    </w:p>
    <w:p w14:paraId="095954E4" w14:textId="209DAB36" w:rsidR="004E0F16" w:rsidRPr="00FC1BD9" w:rsidRDefault="004E0F16"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w:t>
      </w:r>
      <w:r w:rsidR="00986E45" w:rsidRPr="00FC1BD9">
        <w:rPr>
          <w:rFonts w:ascii="Times New Roman" w:eastAsiaTheme="majorEastAsia" w:hAnsi="Times New Roman"/>
          <w:szCs w:val="21"/>
        </w:rPr>
        <w:t>汽车</w:t>
      </w:r>
      <w:r w:rsidRPr="00FC1BD9">
        <w:rPr>
          <w:rFonts w:ascii="Times New Roman" w:eastAsiaTheme="majorEastAsia" w:hAnsi="Times New Roman"/>
          <w:szCs w:val="21"/>
        </w:rPr>
        <w:t>视频每间隔</w:t>
      </w:r>
      <w:r w:rsidRPr="00FC1BD9">
        <w:rPr>
          <w:rFonts w:ascii="Times New Roman" w:eastAsiaTheme="majorEastAsia" w:hAnsi="Times New Roman"/>
          <w:szCs w:val="21"/>
        </w:rPr>
        <w:t>interval</w:t>
      </w:r>
      <w:r w:rsidRPr="00FC1BD9">
        <w:rPr>
          <w:rFonts w:ascii="Times New Roman" w:eastAsiaTheme="majorEastAsia" w:hAnsi="Times New Roman"/>
          <w:szCs w:val="21"/>
        </w:rPr>
        <w:t>帧抽取一帧进行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目标检测，其余帧使用</w:t>
      </w:r>
      <w:r w:rsidRPr="00FC1BD9">
        <w:rPr>
          <w:rFonts w:ascii="Times New Roman" w:eastAsiaTheme="majorEastAsia" w:hAnsi="Times New Roman"/>
          <w:szCs w:val="21"/>
        </w:rPr>
        <w:t>KCF</w:t>
      </w:r>
      <w:r w:rsidRPr="00FC1BD9">
        <w:rPr>
          <w:rFonts w:ascii="Times New Roman" w:eastAsiaTheme="majorEastAsia" w:hAnsi="Times New Roman"/>
          <w:szCs w:val="21"/>
        </w:rPr>
        <w:t>输出</w:t>
      </w:r>
      <w:r w:rsidRPr="00FC1BD9">
        <w:rPr>
          <w:rFonts w:ascii="Times New Roman" w:eastAsiaTheme="majorEastAsia" w:hAnsi="Times New Roman"/>
          <w:szCs w:val="21"/>
        </w:rPr>
        <w:t>bbox</w:t>
      </w:r>
      <w:r w:rsidRPr="00FC1BD9">
        <w:rPr>
          <w:rFonts w:ascii="Times New Roman" w:eastAsiaTheme="majorEastAsia" w:hAnsi="Times New Roman"/>
          <w:szCs w:val="21"/>
        </w:rPr>
        <w:t>位置坐标和运行时间。</w:t>
      </w:r>
      <w:r w:rsidR="00F44ECF" w:rsidRPr="00FC1BD9">
        <w:rPr>
          <w:rFonts w:ascii="Times New Roman" w:eastAsiaTheme="majorEastAsia" w:hAnsi="Times New Roman"/>
          <w:szCs w:val="21"/>
        </w:rPr>
        <w:t>interval</w:t>
      </w:r>
      <w:r w:rsidR="00F44ECF" w:rsidRPr="00FC1BD9">
        <w:rPr>
          <w:rFonts w:ascii="Times New Roman" w:eastAsiaTheme="majorEastAsia" w:hAnsi="Times New Roman"/>
          <w:szCs w:val="21"/>
        </w:rPr>
        <w:t>为</w:t>
      </w:r>
      <w:r w:rsidR="00F44ECF" w:rsidRPr="00FC1BD9">
        <w:rPr>
          <w:rFonts w:ascii="Times New Roman" w:eastAsiaTheme="majorEastAsia" w:hAnsi="Times New Roman"/>
          <w:szCs w:val="21"/>
        </w:rPr>
        <w:t>1</w:t>
      </w:r>
      <w:r w:rsidR="00F44ECF" w:rsidRPr="00FC1BD9">
        <w:rPr>
          <w:rFonts w:ascii="Times New Roman" w:eastAsiaTheme="majorEastAsia" w:hAnsi="Times New Roman"/>
          <w:szCs w:val="21"/>
        </w:rPr>
        <w:t>时的检测跟踪</w:t>
      </w:r>
      <w:r w:rsidRPr="00FC1BD9">
        <w:rPr>
          <w:rFonts w:ascii="Times New Roman" w:eastAsiaTheme="majorEastAsia" w:hAnsi="Times New Roman"/>
          <w:szCs w:val="21"/>
        </w:rPr>
        <w:t>结果如表</w:t>
      </w:r>
      <w:r w:rsidR="00F4042A">
        <w:rPr>
          <w:rFonts w:ascii="Times New Roman" w:eastAsiaTheme="majorEastAsia" w:hAnsi="Times New Roman"/>
          <w:szCs w:val="21"/>
        </w:rPr>
        <w:t>4</w:t>
      </w:r>
      <w:r w:rsidRPr="00FC1BD9">
        <w:rPr>
          <w:rFonts w:ascii="Times New Roman" w:eastAsiaTheme="majorEastAsia" w:hAnsi="Times New Roman"/>
          <w:szCs w:val="21"/>
        </w:rPr>
        <w:t>所示：</w:t>
      </w:r>
    </w:p>
    <w:p w14:paraId="2900657A" w14:textId="5BBE05AA" w:rsidR="00104C19" w:rsidRPr="00FC1BD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 xml:space="preserve">4 </w:t>
      </w:r>
      <w:r w:rsidRPr="00FC1BD9">
        <w:rPr>
          <w:rFonts w:ascii="Times New Roman" w:eastAsiaTheme="majorEastAsia" w:hAnsi="Times New Roman"/>
          <w:szCs w:val="21"/>
        </w:rPr>
        <w:t xml:space="preserve"> </w:t>
      </w:r>
      <w:r w:rsidR="00986E45" w:rsidRPr="00FC1BD9">
        <w:rPr>
          <w:rFonts w:ascii="Times New Roman" w:eastAsiaTheme="majorEastAsia" w:hAnsi="Times New Roman"/>
          <w:szCs w:val="21"/>
        </w:rPr>
        <w:t>interval</w:t>
      </w:r>
      <w:r w:rsidR="00986E45" w:rsidRPr="00FC1BD9">
        <w:rPr>
          <w:rFonts w:ascii="Times New Roman" w:eastAsiaTheme="majorEastAsia" w:hAnsi="Times New Roman"/>
          <w:szCs w:val="21"/>
        </w:rPr>
        <w:t>为</w:t>
      </w:r>
      <w:r w:rsidR="00986E45" w:rsidRPr="00FC1BD9">
        <w:rPr>
          <w:rFonts w:ascii="Times New Roman" w:eastAsiaTheme="majorEastAsia" w:hAnsi="Times New Roman"/>
          <w:szCs w:val="21"/>
        </w:rPr>
        <w:t>1</w:t>
      </w:r>
      <w:r w:rsidR="00986E45" w:rsidRPr="00FC1BD9">
        <w:rPr>
          <w:rFonts w:ascii="Times New Roman" w:eastAsiaTheme="majorEastAsia" w:hAnsi="Times New Roman"/>
          <w:szCs w:val="21"/>
        </w:rPr>
        <w:t>时的检测跟踪结果</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05B59532" w14:textId="77777777" w:rsidTr="00922B9A">
        <w:trPr>
          <w:jc w:val="center"/>
        </w:trPr>
        <w:tc>
          <w:tcPr>
            <w:tcW w:w="7120" w:type="dxa"/>
            <w:gridSpan w:val="5"/>
          </w:tcPr>
          <w:p w14:paraId="0F88947F" w14:textId="4F62613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interval = </w:t>
            </w:r>
            <w:r w:rsidR="00F44ECF" w:rsidRPr="00FC1BD9">
              <w:rPr>
                <w:rFonts w:ascii="Times New Roman" w:eastAsiaTheme="majorEastAsia" w:hAnsi="Times New Roman" w:cs="Times New Roman"/>
                <w:szCs w:val="21"/>
              </w:rPr>
              <w:t>1</w:t>
            </w:r>
          </w:p>
        </w:tc>
      </w:tr>
      <w:tr w:rsidR="00961DCA" w:rsidRPr="00FC1BD9" w14:paraId="157BA389" w14:textId="77777777" w:rsidTr="00ED64C0">
        <w:trPr>
          <w:jc w:val="center"/>
        </w:trPr>
        <w:tc>
          <w:tcPr>
            <w:tcW w:w="1512" w:type="dxa"/>
          </w:tcPr>
          <w:p w14:paraId="0F41B11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framNo</w:t>
            </w:r>
          </w:p>
        </w:tc>
        <w:tc>
          <w:tcPr>
            <w:tcW w:w="1402" w:type="dxa"/>
          </w:tcPr>
          <w:p w14:paraId="6632B868" w14:textId="3105DB9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x1</w:t>
            </w:r>
            <w:r w:rsidR="00986E45" w:rsidRPr="00FC1BD9">
              <w:rPr>
                <w:rFonts w:ascii="Times New Roman" w:eastAsiaTheme="majorEastAsia" w:hAnsi="Times New Roman" w:cs="Times New Roman"/>
                <w:szCs w:val="21"/>
              </w:rPr>
              <w:t>_r</w:t>
            </w:r>
          </w:p>
        </w:tc>
        <w:tc>
          <w:tcPr>
            <w:tcW w:w="1402" w:type="dxa"/>
          </w:tcPr>
          <w:p w14:paraId="42D968D0" w14:textId="73C47CEC"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y1</w:t>
            </w:r>
            <w:r w:rsidR="00986E45" w:rsidRPr="00FC1BD9">
              <w:rPr>
                <w:rFonts w:ascii="Times New Roman" w:eastAsiaTheme="majorEastAsia" w:hAnsi="Times New Roman" w:cs="Times New Roman"/>
                <w:szCs w:val="21"/>
              </w:rPr>
              <w:t>_r</w:t>
            </w:r>
          </w:p>
        </w:tc>
        <w:tc>
          <w:tcPr>
            <w:tcW w:w="1402" w:type="dxa"/>
          </w:tcPr>
          <w:p w14:paraId="2996D725" w14:textId="53F96D2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width</w:t>
            </w:r>
            <w:r w:rsidR="00986E45" w:rsidRPr="00FC1BD9">
              <w:rPr>
                <w:rFonts w:ascii="Times New Roman" w:eastAsiaTheme="majorEastAsia" w:hAnsi="Times New Roman" w:cs="Times New Roman"/>
                <w:szCs w:val="21"/>
              </w:rPr>
              <w:t>_r</w:t>
            </w:r>
          </w:p>
        </w:tc>
        <w:tc>
          <w:tcPr>
            <w:tcW w:w="1402" w:type="dxa"/>
          </w:tcPr>
          <w:p w14:paraId="1AC86948" w14:textId="22DD8873"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height</w:t>
            </w:r>
            <w:r w:rsidR="00986E45" w:rsidRPr="00FC1BD9">
              <w:rPr>
                <w:rFonts w:ascii="Times New Roman" w:eastAsiaTheme="majorEastAsia" w:hAnsi="Times New Roman" w:cs="Times New Roman"/>
                <w:szCs w:val="21"/>
              </w:rPr>
              <w:t>_r</w:t>
            </w:r>
          </w:p>
        </w:tc>
      </w:tr>
      <w:tr w:rsidR="00961DCA" w:rsidRPr="00FC1BD9" w14:paraId="142C8BEC" w14:textId="77777777" w:rsidTr="00ED64C0">
        <w:trPr>
          <w:jc w:val="center"/>
        </w:trPr>
        <w:tc>
          <w:tcPr>
            <w:tcW w:w="1512" w:type="dxa"/>
          </w:tcPr>
          <w:p w14:paraId="433D70F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2723CEC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23BFBB3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0D7D5B6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279FDC"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4ECA6D10" w14:textId="77777777" w:rsidTr="00ED64C0">
        <w:trPr>
          <w:jc w:val="center"/>
        </w:trPr>
        <w:tc>
          <w:tcPr>
            <w:tcW w:w="1512" w:type="dxa"/>
          </w:tcPr>
          <w:p w14:paraId="0C009DC7"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0EB181E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4AD0837B" w14:textId="0FA909B4"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3C50F15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08480A9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2F740B95" w14:textId="77777777" w:rsidTr="00ED64C0">
        <w:trPr>
          <w:jc w:val="center"/>
        </w:trPr>
        <w:tc>
          <w:tcPr>
            <w:tcW w:w="1512" w:type="dxa"/>
          </w:tcPr>
          <w:p w14:paraId="46C6D97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591EEE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A877FC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B3E6118"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431FA11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3A6556FA" w14:textId="77777777" w:rsidTr="00ED64C0">
        <w:trPr>
          <w:jc w:val="center"/>
        </w:trPr>
        <w:tc>
          <w:tcPr>
            <w:tcW w:w="1512" w:type="dxa"/>
          </w:tcPr>
          <w:p w14:paraId="11ED22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5147EA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4EF2CD3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53B80F7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57357F66" w14:textId="2F362A5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72</w:t>
            </w:r>
          </w:p>
        </w:tc>
      </w:tr>
      <w:tr w:rsidR="00FC1BD9" w:rsidRPr="00FC1BD9" w14:paraId="12F50ED4" w14:textId="77777777" w:rsidTr="00ED64C0">
        <w:trPr>
          <w:jc w:val="center"/>
        </w:trPr>
        <w:tc>
          <w:tcPr>
            <w:tcW w:w="1512" w:type="dxa"/>
          </w:tcPr>
          <w:p w14:paraId="5CC69660" w14:textId="60316953"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elapseTime</w:t>
            </w:r>
            <w:r w:rsidR="006936D8" w:rsidRPr="00FC1BD9">
              <w:rPr>
                <w:rFonts w:ascii="Times New Roman" w:eastAsiaTheme="majorEastAsia" w:hAnsi="Times New Roman" w:cs="Times New Roman"/>
                <w:szCs w:val="21"/>
              </w:rPr>
              <w:t>_r</w:t>
            </w:r>
          </w:p>
        </w:tc>
        <w:tc>
          <w:tcPr>
            <w:tcW w:w="1402" w:type="dxa"/>
          </w:tcPr>
          <w:p w14:paraId="4983CDBF" w14:textId="0952FD3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46.145s</w:t>
            </w:r>
          </w:p>
        </w:tc>
        <w:tc>
          <w:tcPr>
            <w:tcW w:w="1402" w:type="dxa"/>
          </w:tcPr>
          <w:p w14:paraId="6078EF4D"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1A8151CA"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6E2B6CAD"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18078FE2" w14:textId="11601C2A" w:rsidR="004E0F16" w:rsidRPr="00FC1BD9" w:rsidRDefault="004E0F16" w:rsidP="00711285">
      <w:pPr>
        <w:spacing w:line="360" w:lineRule="auto"/>
        <w:ind w:firstLine="420"/>
        <w:jc w:val="left"/>
        <w:rPr>
          <w:rFonts w:ascii="Times New Roman" w:eastAsiaTheme="majorEastAsia" w:hAnsi="Times New Roman"/>
          <w:szCs w:val="21"/>
        </w:rPr>
      </w:pPr>
    </w:p>
    <w:p w14:paraId="7B007CDF" w14:textId="458EA57A" w:rsidR="006936D8" w:rsidRPr="00FC1BD9" w:rsidRDefault="00104C1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06C20" w:rsidRPr="00FC1BD9">
        <w:rPr>
          <w:rFonts w:ascii="Times New Roman" w:eastAsiaTheme="majorEastAsia" w:hAnsi="Times New Roman"/>
          <w:szCs w:val="21"/>
        </w:rPr>
        <w:t>(x1_r, y1_r)</w:t>
      </w:r>
      <w:r w:rsidR="00106C20" w:rsidRPr="00FC1BD9">
        <w:rPr>
          <w:rFonts w:ascii="Times New Roman" w:eastAsiaTheme="majorEastAsia" w:hAnsi="Times New Roman"/>
          <w:szCs w:val="21"/>
        </w:rPr>
        <w:t>表示</w:t>
      </w:r>
      <w:r w:rsidR="00106C20" w:rsidRPr="00FC1BD9">
        <w:rPr>
          <w:rFonts w:ascii="Times New Roman" w:eastAsiaTheme="majorEastAsia" w:hAnsi="Times New Roman"/>
          <w:szCs w:val="21"/>
        </w:rPr>
        <w:t>real bbox</w:t>
      </w:r>
      <w:r w:rsidR="00106C20" w:rsidRPr="00FC1BD9">
        <w:rPr>
          <w:rFonts w:ascii="Times New Roman" w:eastAsiaTheme="majorEastAsia" w:hAnsi="Times New Roman"/>
          <w:szCs w:val="21"/>
        </w:rPr>
        <w:t>的左上角点，</w:t>
      </w:r>
      <w:r w:rsidR="00106C20" w:rsidRPr="00FC1BD9">
        <w:rPr>
          <w:rFonts w:ascii="Times New Roman" w:eastAsiaTheme="majorEastAsia" w:hAnsi="Times New Roman"/>
          <w:szCs w:val="21"/>
        </w:rPr>
        <w:t>width_r</w:t>
      </w:r>
      <w:r w:rsidR="00106C20" w:rsidRPr="00FC1BD9">
        <w:rPr>
          <w:rFonts w:ascii="Times New Roman" w:eastAsiaTheme="majorEastAsia" w:hAnsi="Times New Roman"/>
          <w:szCs w:val="21"/>
        </w:rPr>
        <w:t>和</w:t>
      </w:r>
      <w:r w:rsidR="00106C20" w:rsidRPr="00FC1BD9">
        <w:rPr>
          <w:rFonts w:ascii="Times New Roman" w:eastAsiaTheme="majorEastAsia" w:hAnsi="Times New Roman"/>
          <w:szCs w:val="21"/>
        </w:rPr>
        <w:t>height_r</w:t>
      </w:r>
      <w:r w:rsidR="00106C20" w:rsidRPr="00FC1BD9">
        <w:rPr>
          <w:rFonts w:ascii="Times New Roman" w:eastAsiaTheme="majorEastAsia" w:hAnsi="Times New Roman"/>
          <w:szCs w:val="21"/>
        </w:rPr>
        <w:t>分别表示</w:t>
      </w:r>
      <w:r w:rsidR="00106C20" w:rsidRPr="00FC1BD9">
        <w:rPr>
          <w:rFonts w:ascii="Times New Roman" w:eastAsiaTheme="majorEastAsia" w:hAnsi="Times New Roman"/>
          <w:szCs w:val="21"/>
        </w:rPr>
        <w:t>real bbox</w:t>
      </w:r>
      <w:r w:rsidR="00106C20" w:rsidRPr="00FC1BD9">
        <w:rPr>
          <w:rFonts w:ascii="Times New Roman" w:eastAsiaTheme="majorEastAsia" w:hAnsi="Times New Roman"/>
          <w:szCs w:val="21"/>
        </w:rPr>
        <w:t>的宽和高。</w:t>
      </w:r>
      <w:r w:rsidR="006936D8" w:rsidRPr="00FC1BD9">
        <w:rPr>
          <w:rFonts w:ascii="Times New Roman" w:eastAsiaTheme="majorEastAsia" w:hAnsi="Times New Roman"/>
          <w:szCs w:val="21"/>
        </w:rPr>
        <w:t xml:space="preserve">elapseTime_r </w:t>
      </w:r>
      <w:r w:rsidR="006936D8" w:rsidRPr="00FC1BD9">
        <w:rPr>
          <w:rFonts w:ascii="Times New Roman" w:eastAsiaTheme="majorEastAsia" w:hAnsi="Times New Roman"/>
          <w:szCs w:val="21"/>
        </w:rPr>
        <w:t>为采用间隔为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的优化方法对整段视频进行跟踪检测的总耗时，</w:t>
      </w:r>
      <w:r w:rsidR="006936D8" w:rsidRPr="00FC1BD9">
        <w:rPr>
          <w:rFonts w:ascii="Times New Roman" w:eastAsiaTheme="majorEastAsia" w:hAnsi="Times New Roman"/>
          <w:szCs w:val="21"/>
        </w:rPr>
        <w:t>46.145s</w:t>
      </w:r>
      <w:r w:rsidR="006936D8" w:rsidRPr="00FC1BD9">
        <w:rPr>
          <w:rFonts w:ascii="Times New Roman" w:eastAsiaTheme="majorEastAsia" w:hAnsi="Times New Roman"/>
          <w:szCs w:val="21"/>
        </w:rPr>
        <w:t>，可计算得到检测间隔为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时的帧率为</w:t>
      </w:r>
      <w:r w:rsidR="006936D8" w:rsidRPr="00FC1BD9">
        <w:rPr>
          <w:rFonts w:ascii="Times New Roman" w:eastAsiaTheme="majorEastAsia" w:hAnsi="Times New Roman"/>
          <w:szCs w:val="21"/>
        </w:rPr>
        <w:t>1620/46.145=35.10fps</w:t>
      </w:r>
      <w:r w:rsidR="006936D8" w:rsidRPr="00FC1BD9">
        <w:rPr>
          <w:rFonts w:ascii="Times New Roman" w:eastAsiaTheme="majorEastAsia" w:hAnsi="Times New Roman"/>
          <w:szCs w:val="21"/>
        </w:rPr>
        <w:t>。间隔为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时相对基准方法速度提升</w:t>
      </w:r>
      <w:r w:rsidR="006936D8" w:rsidRPr="00FC1BD9">
        <w:rPr>
          <w:rFonts w:ascii="Times New Roman" w:eastAsiaTheme="majorEastAsia" w:hAnsi="Times New Roman"/>
          <w:szCs w:val="21"/>
        </w:rPr>
        <w:t>speed = 76.831/46.145 = 1.66</w:t>
      </w:r>
      <w:r w:rsidR="006936D8" w:rsidRPr="00FC1BD9">
        <w:rPr>
          <w:rFonts w:ascii="Times New Roman" w:eastAsiaTheme="majorEastAsia" w:hAnsi="Times New Roman"/>
          <w:szCs w:val="21"/>
        </w:rPr>
        <w:t>倍。</w:t>
      </w:r>
    </w:p>
    <w:p w14:paraId="26564B40" w14:textId="7C01E23A" w:rsidR="00104C19" w:rsidRPr="00FC1BD9" w:rsidRDefault="00F44ECF"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lastRenderedPageBreak/>
        <w:t>位置偏差</w:t>
      </w:r>
      <w:r w:rsidRPr="00FC1BD9">
        <w:rPr>
          <w:rFonts w:ascii="Times New Roman" w:eastAsiaTheme="majorEastAsia" w:hAnsi="Times New Roman"/>
          <w:b w:val="0"/>
          <w:bCs w:val="0"/>
          <w:sz w:val="21"/>
          <w:szCs w:val="21"/>
        </w:rPr>
        <w:t xml:space="preserve"> </w:t>
      </w:r>
    </w:p>
    <w:p w14:paraId="2454D403" w14:textId="68CC47BC" w:rsidR="007E3F96" w:rsidRPr="00FC1BD9" w:rsidRDefault="00F44ECF"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位置偏差采用</w:t>
      </w:r>
      <w:r w:rsidRPr="00FC1BD9">
        <w:rPr>
          <w:rFonts w:ascii="Times New Roman" w:eastAsiaTheme="majorEastAsia" w:hAnsi="Times New Roman"/>
          <w:szCs w:val="21"/>
          <w:shd w:val="clear" w:color="auto" w:fill="FFFFFF"/>
        </w:rPr>
        <w:t>交并比</w:t>
      </w:r>
      <w:r w:rsidRPr="00FC1BD9">
        <w:rPr>
          <w:rFonts w:ascii="Times New Roman" w:eastAsiaTheme="majorEastAsia" w:hAnsi="Times New Roman"/>
          <w:szCs w:val="21"/>
        </w:rPr>
        <w:t>IOU</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Intersection over Union</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进行评价，顾名思义，</w:t>
      </w:r>
      <w:r w:rsidRPr="00FC1BD9">
        <w:rPr>
          <w:rFonts w:ascii="Times New Roman" w:eastAsiaTheme="majorEastAsia" w:hAnsi="Times New Roman"/>
          <w:szCs w:val="21"/>
        </w:rPr>
        <w:t>IOU</w:t>
      </w:r>
      <w:r w:rsidRPr="00FC1BD9">
        <w:rPr>
          <w:rFonts w:ascii="Times New Roman" w:eastAsiaTheme="majorEastAsia" w:hAnsi="Times New Roman"/>
          <w:szCs w:val="21"/>
        </w:rPr>
        <w:t>为两个集合的交集与并集之比，即：</w:t>
      </w:r>
      <m:oMath>
        <m:r>
          <w:rPr>
            <w:rFonts w:ascii="Cambria Math" w:eastAsiaTheme="majorEastAsia" w:hAnsi="Cambria Math"/>
            <w:szCs w:val="21"/>
          </w:rPr>
          <m:t xml:space="preserve">IOU= </m:t>
        </m:r>
        <m:f>
          <m:fPr>
            <m:type m:val="lin"/>
            <m:ctrlPr>
              <w:rPr>
                <w:rFonts w:ascii="Cambria Math" w:eastAsiaTheme="majorEastAsia" w:hAnsi="Cambria Math"/>
                <w:i/>
                <w:szCs w:val="21"/>
              </w:rPr>
            </m:ctrlPr>
          </m:fPr>
          <m:num>
            <m:r>
              <w:rPr>
                <w:rFonts w:ascii="Cambria Math" w:eastAsiaTheme="majorEastAsia" w:hAnsi="Cambria Math"/>
                <w:szCs w:val="21"/>
              </w:rPr>
              <m:t>(A∩B)</m:t>
            </m:r>
          </m:num>
          <m:den>
            <m:r>
              <w:rPr>
                <w:rFonts w:ascii="Cambria Math" w:eastAsiaTheme="majorEastAsia" w:hAnsi="Cambria Math"/>
                <w:szCs w:val="21"/>
              </w:rPr>
              <m:t>(A∪B)</m:t>
            </m:r>
          </m:den>
        </m:f>
      </m:oMath>
      <w:r w:rsidRPr="00FC1BD9">
        <w:rPr>
          <w:rFonts w:ascii="Times New Roman" w:eastAsiaTheme="majorEastAsia" w:hAnsi="Times New Roman"/>
          <w:szCs w:val="21"/>
        </w:rPr>
        <w:t>。</w:t>
      </w:r>
    </w:p>
    <w:p w14:paraId="3253DDCB" w14:textId="4AEBDE23" w:rsidR="00F44ECF" w:rsidRPr="00FC1BD9"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69AEE5EA" wp14:editId="75B74282">
            <wp:extent cx="2771429" cy="23142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429" cy="2314286"/>
                    </a:xfrm>
                    <a:prstGeom prst="rect">
                      <a:avLst/>
                    </a:prstGeom>
                  </pic:spPr>
                </pic:pic>
              </a:graphicData>
            </a:graphic>
          </wp:inline>
        </w:drawing>
      </w:r>
    </w:p>
    <w:p w14:paraId="55B5C43F" w14:textId="38E5497B" w:rsidR="00986E45" w:rsidRPr="00FC1BD9"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F4042A">
        <w:rPr>
          <w:rFonts w:ascii="Times New Roman" w:eastAsiaTheme="majorEastAsia" w:hAnsi="Times New Roman"/>
          <w:szCs w:val="21"/>
        </w:rPr>
        <w:t>5</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单帧图像的</w:t>
      </w:r>
      <w:r w:rsidRPr="00FC1BD9">
        <w:rPr>
          <w:rFonts w:ascii="Times New Roman" w:eastAsiaTheme="majorEastAsia" w:hAnsi="Times New Roman"/>
          <w:szCs w:val="21"/>
        </w:rPr>
        <w:t>IOU</w:t>
      </w:r>
      <w:r w:rsidRPr="00FC1BD9">
        <w:rPr>
          <w:rFonts w:ascii="Times New Roman" w:eastAsiaTheme="majorEastAsia" w:hAnsi="Times New Roman"/>
          <w:szCs w:val="21"/>
        </w:rPr>
        <w:t>计算</w:t>
      </w:r>
    </w:p>
    <w:p w14:paraId="5F65480A" w14:textId="176FD9DA" w:rsidR="00986E45" w:rsidRPr="00FC1BD9" w:rsidRDefault="00986E45"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IOU</w:t>
      </w:r>
      <w:r w:rsidRPr="00FC1BD9">
        <w:rPr>
          <w:rFonts w:ascii="Times New Roman" w:eastAsiaTheme="majorEastAsia" w:hAnsi="Times New Roman"/>
          <w:szCs w:val="21"/>
        </w:rPr>
        <w:t>在相同图像帧之间进行计算，使用基准方法得到</w:t>
      </w:r>
      <w:r w:rsidRPr="00FC1BD9">
        <w:rPr>
          <w:rFonts w:ascii="Times New Roman" w:eastAsiaTheme="majorEastAsia" w:hAnsi="Times New Roman"/>
          <w:szCs w:val="21"/>
        </w:rPr>
        <w:t>benchmark bbox</w:t>
      </w:r>
      <w:r w:rsidRPr="00FC1BD9">
        <w:rPr>
          <w:rFonts w:ascii="Times New Roman" w:eastAsiaTheme="majorEastAsia" w:hAnsi="Times New Roman"/>
          <w:szCs w:val="21"/>
        </w:rPr>
        <w:t>，使用优化方法得到</w:t>
      </w:r>
      <w:r w:rsidRPr="00FC1BD9">
        <w:rPr>
          <w:rFonts w:ascii="Times New Roman" w:eastAsiaTheme="majorEastAsia" w:hAnsi="Times New Roman"/>
          <w:szCs w:val="21"/>
        </w:rPr>
        <w:t>real bbox</w:t>
      </w:r>
      <w:r w:rsidRPr="00FC1BD9">
        <w:rPr>
          <w:rFonts w:ascii="Times New Roman" w:eastAsiaTheme="majorEastAsia" w:hAnsi="Times New Roman"/>
          <w:szCs w:val="21"/>
        </w:rPr>
        <w:t>，则该帧图像的</w:t>
      </w:r>
      <w:r w:rsidRPr="00FC1BD9">
        <w:rPr>
          <w:rFonts w:ascii="Times New Roman" w:eastAsiaTheme="majorEastAsia" w:hAnsi="Times New Roman"/>
          <w:szCs w:val="21"/>
        </w:rPr>
        <w:t>IOU=area_intersection / (area_benchmark_bbox + area_real_bbox – area_intersection)</w:t>
      </w:r>
      <w:r w:rsidRPr="00FC1BD9">
        <w:rPr>
          <w:rFonts w:ascii="Times New Roman" w:eastAsiaTheme="majorEastAsia" w:hAnsi="Times New Roman"/>
          <w:szCs w:val="21"/>
        </w:rPr>
        <w:t>。</w:t>
      </w:r>
      <w:r w:rsidR="006936D8" w:rsidRPr="00FC1BD9">
        <w:rPr>
          <w:rFonts w:ascii="Times New Roman" w:eastAsiaTheme="majorEastAsia" w:hAnsi="Times New Roman"/>
          <w:szCs w:val="21"/>
        </w:rPr>
        <w:t>计算</w:t>
      </w:r>
      <w:r w:rsidRPr="00FC1BD9">
        <w:rPr>
          <w:rFonts w:ascii="Times New Roman" w:eastAsiaTheme="majorEastAsia" w:hAnsi="Times New Roman"/>
          <w:szCs w:val="21"/>
        </w:rPr>
        <w:t>所有</w:t>
      </w:r>
      <w:r w:rsidRPr="00FC1BD9">
        <w:rPr>
          <w:rFonts w:ascii="Times New Roman" w:eastAsiaTheme="majorEastAsia" w:hAnsi="Times New Roman"/>
          <w:szCs w:val="21"/>
        </w:rPr>
        <w:t>1620</w:t>
      </w:r>
      <w:r w:rsidRPr="00FC1BD9">
        <w:rPr>
          <w:rFonts w:ascii="Times New Roman" w:eastAsiaTheme="majorEastAsia" w:hAnsi="Times New Roman"/>
          <w:szCs w:val="21"/>
        </w:rPr>
        <w:t>帧</w:t>
      </w:r>
      <w:r w:rsidR="006936D8" w:rsidRPr="00FC1BD9">
        <w:rPr>
          <w:rFonts w:ascii="Times New Roman" w:eastAsiaTheme="majorEastAsia" w:hAnsi="Times New Roman"/>
          <w:szCs w:val="21"/>
        </w:rPr>
        <w:t>图像的</w:t>
      </w:r>
      <w:r w:rsidRPr="00FC1BD9">
        <w:rPr>
          <w:rFonts w:ascii="Times New Roman" w:eastAsiaTheme="majorEastAsia" w:hAnsi="Times New Roman"/>
          <w:szCs w:val="21"/>
        </w:rPr>
        <w:t>IOU</w:t>
      </w:r>
      <w:r w:rsidRPr="00FC1BD9">
        <w:rPr>
          <w:rFonts w:ascii="Times New Roman" w:eastAsiaTheme="majorEastAsia" w:hAnsi="Times New Roman"/>
          <w:szCs w:val="21"/>
        </w:rPr>
        <w:t>，最后得到该段视频的平均</w:t>
      </w:r>
      <w:r w:rsidRPr="00FC1BD9">
        <w:rPr>
          <w:rFonts w:ascii="Times New Roman" w:eastAsiaTheme="majorEastAsia" w:hAnsi="Times New Roman"/>
          <w:szCs w:val="21"/>
        </w:rPr>
        <w:t>IOU</w:t>
      </w:r>
      <w:r w:rsidRPr="00FC1BD9">
        <w:rPr>
          <w:rFonts w:ascii="Times New Roman" w:eastAsiaTheme="majorEastAsia" w:hAnsi="Times New Roman"/>
          <w:szCs w:val="21"/>
        </w:rPr>
        <w:t>。</w:t>
      </w:r>
    </w:p>
    <w:p w14:paraId="4BCA80B1" w14:textId="1020CCFA" w:rsidR="009B7A19" w:rsidRPr="00FC1BD9" w:rsidRDefault="009B7A19"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t>速度提升</w:t>
      </w:r>
    </w:p>
    <w:p w14:paraId="53AB3174" w14:textId="531B9D75" w:rsidR="007E3F96" w:rsidRPr="00FC1BD9" w:rsidRDefault="006936D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对不同的检测间隔，统计该视频所有</w:t>
      </w:r>
      <w:r w:rsidRPr="00FC1BD9">
        <w:rPr>
          <w:rFonts w:ascii="Times New Roman" w:eastAsiaTheme="majorEastAsia" w:hAnsi="Times New Roman"/>
          <w:szCs w:val="21"/>
        </w:rPr>
        <w:t>1620</w:t>
      </w:r>
      <w:r w:rsidRPr="00FC1BD9">
        <w:rPr>
          <w:rFonts w:ascii="Times New Roman" w:eastAsiaTheme="majorEastAsia" w:hAnsi="Times New Roman"/>
          <w:szCs w:val="21"/>
        </w:rPr>
        <w:t>帧图像的总共检测跟踪用时</w:t>
      </w:r>
      <w:r w:rsidR="00D2222D" w:rsidRPr="00FC1BD9">
        <w:rPr>
          <w:rFonts w:ascii="Times New Roman" w:eastAsiaTheme="majorEastAsia" w:hAnsi="Times New Roman"/>
          <w:szCs w:val="21"/>
        </w:rPr>
        <w:t>elapseTime_r</w:t>
      </w:r>
      <w:r w:rsidR="00D2222D" w:rsidRPr="00FC1BD9">
        <w:rPr>
          <w:rFonts w:ascii="Times New Roman" w:eastAsiaTheme="majorEastAsia" w:hAnsi="Times New Roman"/>
          <w:szCs w:val="21"/>
        </w:rPr>
        <w:t>。然后速度提升倍数为基准总用时与优化方法总用时之比，即：</w:t>
      </w:r>
      <w:r w:rsidR="00D2222D" w:rsidRPr="00FC1BD9">
        <w:rPr>
          <w:rFonts w:ascii="Times New Roman" w:eastAsiaTheme="majorEastAsia" w:hAnsi="Times New Roman"/>
          <w:szCs w:val="21"/>
        </w:rPr>
        <w:t>speed_x = elapseTime_b / elapseTime_r</w:t>
      </w:r>
      <w:r w:rsidR="00D2222D" w:rsidRPr="00FC1BD9">
        <w:rPr>
          <w:rFonts w:ascii="Times New Roman" w:eastAsiaTheme="majorEastAsia" w:hAnsi="Times New Roman"/>
          <w:szCs w:val="21"/>
        </w:rPr>
        <w:t>。</w:t>
      </w:r>
    </w:p>
    <w:p w14:paraId="3D386E3D" w14:textId="3CD46F6D" w:rsidR="00862DE2" w:rsidRPr="00FC1BD9" w:rsidRDefault="00862DE2"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优化结果分析</w:t>
      </w:r>
    </w:p>
    <w:p w14:paraId="01623FC3" w14:textId="4EDCD593" w:rsidR="00862DE2" w:rsidRPr="00FC1BD9" w:rsidRDefault="00D2222D"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在实验中，我们</w:t>
      </w:r>
      <w:r w:rsidR="00862DE2" w:rsidRPr="00FC1BD9">
        <w:rPr>
          <w:rFonts w:ascii="Times New Roman" w:eastAsiaTheme="majorEastAsia" w:hAnsi="Times New Roman"/>
          <w:szCs w:val="21"/>
        </w:rPr>
        <w:t>将</w:t>
      </w:r>
      <w:r w:rsidR="00862DE2" w:rsidRPr="00FC1BD9">
        <w:rPr>
          <w:rFonts w:ascii="Times New Roman" w:eastAsiaTheme="majorEastAsia" w:hAnsi="Times New Roman"/>
          <w:szCs w:val="21"/>
        </w:rPr>
        <w:t>interval</w:t>
      </w:r>
      <w:r w:rsidR="00862DE2" w:rsidRPr="00FC1BD9">
        <w:rPr>
          <w:rFonts w:ascii="Times New Roman" w:eastAsiaTheme="majorEastAsia" w:hAnsi="Times New Roman"/>
          <w:szCs w:val="21"/>
        </w:rPr>
        <w:t>值依次设置为</w:t>
      </w:r>
      <w:r w:rsidR="00434A17" w:rsidRPr="00FC1BD9">
        <w:rPr>
          <w:rFonts w:ascii="Times New Roman" w:eastAsiaTheme="majorEastAsia" w:hAnsi="Times New Roman"/>
          <w:szCs w:val="21"/>
        </w:rPr>
        <w:t>1</w:t>
      </w:r>
      <w:r w:rsidR="00862DE2" w:rsidRPr="00FC1BD9">
        <w:rPr>
          <w:rFonts w:ascii="Times New Roman" w:eastAsiaTheme="majorEastAsia" w:hAnsi="Times New Roman"/>
          <w:szCs w:val="21"/>
        </w:rPr>
        <w:t>~1</w:t>
      </w:r>
      <w:r w:rsidR="00F5101A" w:rsidRPr="00FC1BD9">
        <w:rPr>
          <w:rFonts w:ascii="Times New Roman" w:eastAsiaTheme="majorEastAsia" w:hAnsi="Times New Roman"/>
          <w:szCs w:val="21"/>
        </w:rPr>
        <w:t>0</w:t>
      </w:r>
      <w:r w:rsidR="00862DE2" w:rsidRPr="00FC1BD9">
        <w:rPr>
          <w:rFonts w:ascii="Times New Roman" w:eastAsiaTheme="majorEastAsia" w:hAnsi="Times New Roman"/>
          <w:szCs w:val="21"/>
        </w:rPr>
        <w:t>0</w:t>
      </w:r>
      <w:r w:rsidR="00862DE2" w:rsidRPr="00FC1BD9">
        <w:rPr>
          <w:rFonts w:ascii="Times New Roman" w:eastAsiaTheme="majorEastAsia" w:hAnsi="Times New Roman"/>
          <w:szCs w:val="21"/>
        </w:rPr>
        <w:t>，并</w:t>
      </w:r>
      <w:r w:rsidRPr="00FC1BD9">
        <w:rPr>
          <w:rFonts w:ascii="Times New Roman" w:eastAsiaTheme="majorEastAsia" w:hAnsi="Times New Roman"/>
          <w:szCs w:val="21"/>
        </w:rPr>
        <w:t>统计不同检测间隔的</w:t>
      </w:r>
      <w:r w:rsidR="00862DE2" w:rsidRPr="00FC1BD9">
        <w:rPr>
          <w:rFonts w:ascii="Times New Roman" w:eastAsiaTheme="majorEastAsia" w:hAnsi="Times New Roman"/>
          <w:szCs w:val="21"/>
        </w:rPr>
        <w:t>位置偏差和</w:t>
      </w:r>
      <w:r w:rsidRPr="00FC1BD9">
        <w:rPr>
          <w:rFonts w:ascii="Times New Roman" w:eastAsiaTheme="majorEastAsia" w:hAnsi="Times New Roman"/>
          <w:szCs w:val="21"/>
        </w:rPr>
        <w:t>速度提升效果</w:t>
      </w:r>
      <w:r w:rsidR="00862DE2" w:rsidRPr="00FC1BD9">
        <w:rPr>
          <w:rFonts w:ascii="Times New Roman" w:eastAsiaTheme="majorEastAsia" w:hAnsi="Times New Roman"/>
          <w:szCs w:val="21"/>
        </w:rPr>
        <w:t>，</w:t>
      </w:r>
      <w:r w:rsidR="00F4042A">
        <w:rPr>
          <w:rFonts w:ascii="Times New Roman" w:eastAsiaTheme="majorEastAsia" w:hAnsi="Times New Roman" w:hint="eastAsia"/>
          <w:szCs w:val="21"/>
        </w:rPr>
        <w:t>数据整理后</w:t>
      </w:r>
      <w:r w:rsidR="00862DE2" w:rsidRPr="00FC1BD9">
        <w:rPr>
          <w:rFonts w:ascii="Times New Roman" w:eastAsiaTheme="majorEastAsia" w:hAnsi="Times New Roman"/>
          <w:szCs w:val="21"/>
        </w:rPr>
        <w:t>使用</w:t>
      </w:r>
      <w:r w:rsidR="00862DE2" w:rsidRPr="00FC1BD9">
        <w:rPr>
          <w:rFonts w:ascii="Times New Roman" w:eastAsiaTheme="majorEastAsia" w:hAnsi="Times New Roman"/>
          <w:szCs w:val="21"/>
        </w:rPr>
        <w:t>matlab</w:t>
      </w:r>
      <w:r w:rsidR="00862DE2" w:rsidRPr="00FC1BD9">
        <w:rPr>
          <w:rFonts w:ascii="Times New Roman" w:eastAsiaTheme="majorEastAsia" w:hAnsi="Times New Roman"/>
          <w:szCs w:val="21"/>
        </w:rPr>
        <w:t>绘制如</w:t>
      </w:r>
      <w:r w:rsidR="00F4042A">
        <w:rPr>
          <w:rFonts w:ascii="Times New Roman" w:eastAsiaTheme="majorEastAsia" w:hAnsi="Times New Roman" w:hint="eastAsia"/>
          <w:szCs w:val="21"/>
        </w:rPr>
        <w:t>图</w:t>
      </w:r>
      <w:r w:rsidR="00F4042A">
        <w:rPr>
          <w:rFonts w:ascii="Times New Roman" w:eastAsiaTheme="majorEastAsia" w:hAnsi="Times New Roman" w:hint="eastAsia"/>
          <w:szCs w:val="21"/>
        </w:rPr>
        <w:t>6</w:t>
      </w:r>
      <w:r w:rsidR="00F4042A">
        <w:rPr>
          <w:rFonts w:ascii="Times New Roman" w:eastAsiaTheme="majorEastAsia" w:hAnsi="Times New Roman" w:hint="eastAsia"/>
          <w:szCs w:val="21"/>
        </w:rPr>
        <w:t>所示</w:t>
      </w:r>
      <w:r w:rsidR="00862DE2" w:rsidRPr="00FC1BD9">
        <w:rPr>
          <w:rFonts w:ascii="Times New Roman" w:eastAsiaTheme="majorEastAsia" w:hAnsi="Times New Roman"/>
          <w:szCs w:val="21"/>
        </w:rPr>
        <w:t>：</w:t>
      </w:r>
    </w:p>
    <w:p w14:paraId="0EFD92A8" w14:textId="3C963861" w:rsidR="00862DE2" w:rsidRPr="00FC1BD9" w:rsidRDefault="00F5101A" w:rsidP="00106C20">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69FDB1B6" wp14:editId="4EB5ECE7">
            <wp:extent cx="5274310" cy="30918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曲线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091815"/>
                    </a:xfrm>
                    <a:prstGeom prst="rect">
                      <a:avLst/>
                    </a:prstGeom>
                  </pic:spPr>
                </pic:pic>
              </a:graphicData>
            </a:graphic>
          </wp:inline>
        </w:drawing>
      </w:r>
    </w:p>
    <w:p w14:paraId="3AA26B8D" w14:textId="05C5AC16" w:rsidR="00862DE2" w:rsidRPr="00FC1BD9" w:rsidRDefault="00862DE2"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F4042A">
        <w:rPr>
          <w:rFonts w:ascii="Times New Roman" w:eastAsiaTheme="majorEastAsia" w:hAnsi="Times New Roman"/>
          <w:szCs w:val="21"/>
        </w:rPr>
        <w:t>6</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不同</w:t>
      </w:r>
      <w:r w:rsidRPr="00FC1BD9">
        <w:rPr>
          <w:rFonts w:ascii="Times New Roman" w:eastAsiaTheme="majorEastAsia" w:hAnsi="Times New Roman"/>
          <w:szCs w:val="21"/>
        </w:rPr>
        <w:t>Interval</w:t>
      </w:r>
      <w:r w:rsidRPr="00FC1BD9">
        <w:rPr>
          <w:rFonts w:ascii="Times New Roman" w:eastAsiaTheme="majorEastAsia" w:hAnsi="Times New Roman"/>
          <w:szCs w:val="21"/>
        </w:rPr>
        <w:t>的位置偏差</w:t>
      </w:r>
      <w:r w:rsidR="00434A17" w:rsidRPr="00FC1BD9">
        <w:rPr>
          <w:rFonts w:ascii="Times New Roman" w:eastAsiaTheme="majorEastAsia" w:hAnsi="Times New Roman"/>
          <w:szCs w:val="21"/>
        </w:rPr>
        <w:t>和速度提升</w:t>
      </w:r>
    </w:p>
    <w:p w14:paraId="51CC698E" w14:textId="7AB9B5FF" w:rsidR="0019158D" w:rsidRPr="00FC1BD9" w:rsidRDefault="00862DE2"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可以看到，</w:t>
      </w:r>
      <w:r w:rsidR="00D2222D" w:rsidRPr="00FC1BD9">
        <w:rPr>
          <w:rFonts w:ascii="Times New Roman" w:eastAsiaTheme="majorEastAsia" w:hAnsi="Times New Roman"/>
          <w:szCs w:val="21"/>
        </w:rPr>
        <w:t>检测间隔越大，</w:t>
      </w:r>
      <w:r w:rsidR="00D2222D" w:rsidRPr="00FC1BD9">
        <w:rPr>
          <w:rFonts w:ascii="Times New Roman" w:eastAsiaTheme="majorEastAsia" w:hAnsi="Times New Roman"/>
          <w:szCs w:val="21"/>
        </w:rPr>
        <w:t>IOU</w:t>
      </w:r>
      <w:r w:rsidR="00D2222D" w:rsidRPr="00FC1BD9">
        <w:rPr>
          <w:rFonts w:ascii="Times New Roman" w:eastAsiaTheme="majorEastAsia" w:hAnsi="Times New Roman"/>
          <w:szCs w:val="21"/>
        </w:rPr>
        <w:t>越小</w:t>
      </w:r>
      <w:r w:rsidR="00434A17" w:rsidRPr="00FC1BD9">
        <w:rPr>
          <w:rFonts w:ascii="Times New Roman" w:eastAsiaTheme="majorEastAsia" w:hAnsi="Times New Roman"/>
          <w:szCs w:val="21"/>
        </w:rPr>
        <w:t>（绿色曲线）</w:t>
      </w:r>
      <w:r w:rsidR="00D2222D" w:rsidRPr="00FC1BD9">
        <w:rPr>
          <w:rFonts w:ascii="Times New Roman" w:eastAsiaTheme="majorEastAsia" w:hAnsi="Times New Roman"/>
          <w:szCs w:val="21"/>
        </w:rPr>
        <w:t>，</w:t>
      </w:r>
      <w:r w:rsidR="0019158D" w:rsidRPr="00FC1BD9">
        <w:rPr>
          <w:rFonts w:ascii="Times New Roman" w:eastAsiaTheme="majorEastAsia" w:hAnsi="Times New Roman"/>
          <w:szCs w:val="21"/>
        </w:rPr>
        <w:t>表明</w:t>
      </w:r>
      <w:r w:rsidR="00D2222D" w:rsidRPr="00FC1BD9">
        <w:rPr>
          <w:rFonts w:ascii="Times New Roman" w:eastAsiaTheme="majorEastAsia" w:hAnsi="Times New Roman"/>
          <w:szCs w:val="21"/>
        </w:rPr>
        <w:t>位置偏差越大；速度提升效果</w:t>
      </w:r>
      <w:r w:rsidR="00434A17" w:rsidRPr="00FC1BD9">
        <w:rPr>
          <w:rFonts w:ascii="Times New Roman" w:eastAsiaTheme="majorEastAsia" w:hAnsi="Times New Roman"/>
          <w:szCs w:val="21"/>
        </w:rPr>
        <w:t>（红色曲线）</w:t>
      </w:r>
      <w:r w:rsidR="00D2222D" w:rsidRPr="00FC1BD9">
        <w:rPr>
          <w:rFonts w:ascii="Times New Roman" w:eastAsiaTheme="majorEastAsia" w:hAnsi="Times New Roman"/>
          <w:szCs w:val="21"/>
        </w:rPr>
        <w:t>在检测间隔小于</w:t>
      </w:r>
      <w:r w:rsidR="00D2222D" w:rsidRPr="00FC1BD9">
        <w:rPr>
          <w:rFonts w:ascii="Times New Roman" w:eastAsiaTheme="majorEastAsia" w:hAnsi="Times New Roman"/>
          <w:szCs w:val="21"/>
        </w:rPr>
        <w:t>30</w:t>
      </w:r>
      <w:r w:rsidR="00D2222D" w:rsidRPr="00FC1BD9">
        <w:rPr>
          <w:rFonts w:ascii="Times New Roman" w:eastAsiaTheme="majorEastAsia" w:hAnsi="Times New Roman"/>
          <w:szCs w:val="21"/>
        </w:rPr>
        <w:t>时非常明显，随后逐渐趋于平缓。</w:t>
      </w:r>
      <w:r w:rsidR="0019158D" w:rsidRPr="00FC1BD9">
        <w:rPr>
          <w:rFonts w:ascii="Times New Roman" w:eastAsiaTheme="majorEastAsia" w:hAnsi="Times New Roman"/>
          <w:szCs w:val="21"/>
        </w:rPr>
        <w:t>综合考虑检测位置准确性和运行效率，选择</w:t>
      </w:r>
      <w:r w:rsidR="0019158D" w:rsidRPr="00FC1BD9">
        <w:rPr>
          <w:rFonts w:ascii="Times New Roman" w:eastAsiaTheme="majorEastAsia" w:hAnsi="Times New Roman"/>
          <w:szCs w:val="21"/>
        </w:rPr>
        <w:t>20</w:t>
      </w:r>
      <w:r w:rsidR="0019158D" w:rsidRPr="00FC1BD9">
        <w:rPr>
          <w:rFonts w:ascii="Times New Roman" w:eastAsiaTheme="majorEastAsia" w:hAnsi="Times New Roman"/>
          <w:szCs w:val="21"/>
        </w:rPr>
        <w:t>作为最优检测间隔，该间隔下的平均</w:t>
      </w:r>
      <w:r w:rsidR="0019158D" w:rsidRPr="00FC1BD9">
        <w:rPr>
          <w:rFonts w:ascii="Times New Roman" w:eastAsiaTheme="majorEastAsia" w:hAnsi="Times New Roman"/>
          <w:szCs w:val="21"/>
        </w:rPr>
        <w:t>IOU</w:t>
      </w:r>
      <w:r w:rsidR="0019158D" w:rsidRPr="00FC1BD9">
        <w:rPr>
          <w:rFonts w:ascii="Times New Roman" w:eastAsiaTheme="majorEastAsia" w:hAnsi="Times New Roman"/>
          <w:szCs w:val="21"/>
        </w:rPr>
        <w:t>、速度提升效果、总用时、帧率如表</w:t>
      </w:r>
      <w:r w:rsidR="00F4042A">
        <w:rPr>
          <w:rFonts w:ascii="Times New Roman" w:eastAsiaTheme="majorEastAsia" w:hAnsi="Times New Roman"/>
          <w:szCs w:val="21"/>
        </w:rPr>
        <w:t>5</w:t>
      </w:r>
      <w:r w:rsidR="0019158D" w:rsidRPr="00FC1BD9">
        <w:rPr>
          <w:rFonts w:ascii="Times New Roman" w:eastAsiaTheme="majorEastAsia" w:hAnsi="Times New Roman"/>
          <w:szCs w:val="21"/>
        </w:rPr>
        <w:t>所示：</w:t>
      </w:r>
    </w:p>
    <w:p w14:paraId="5E6C2B0C" w14:textId="03C096B7" w:rsidR="0019158D" w:rsidRPr="00FC1BD9" w:rsidRDefault="0019158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5</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最优检测间隔的各项参数</w:t>
      </w:r>
    </w:p>
    <w:tbl>
      <w:tblPr>
        <w:tblStyle w:val="af0"/>
        <w:tblW w:w="0" w:type="auto"/>
        <w:jc w:val="center"/>
        <w:tblLook w:val="04A0" w:firstRow="1" w:lastRow="0" w:firstColumn="1" w:lastColumn="0" w:noHBand="0" w:noVBand="1"/>
      </w:tblPr>
      <w:tblGrid>
        <w:gridCol w:w="2130"/>
        <w:gridCol w:w="2130"/>
      </w:tblGrid>
      <w:tr w:rsidR="00961DCA" w:rsidRPr="00FC1BD9" w14:paraId="1A067CAC" w14:textId="77777777" w:rsidTr="0019158D">
        <w:trPr>
          <w:jc w:val="center"/>
        </w:trPr>
        <w:tc>
          <w:tcPr>
            <w:tcW w:w="2130" w:type="dxa"/>
          </w:tcPr>
          <w:p w14:paraId="6CE6650F" w14:textId="3B2795CD" w:rsidR="0019158D" w:rsidRPr="00FC1BD9" w:rsidRDefault="00106C20" w:rsidP="00711285">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i</w:t>
            </w:r>
            <w:r w:rsidR="0019158D" w:rsidRPr="00FC1BD9">
              <w:rPr>
                <w:rFonts w:ascii="Times New Roman" w:eastAsiaTheme="majorEastAsia" w:hAnsi="Times New Roman" w:cs="Times New Roman"/>
                <w:szCs w:val="21"/>
              </w:rPr>
              <w:t>nterval</w:t>
            </w:r>
          </w:p>
        </w:tc>
        <w:tc>
          <w:tcPr>
            <w:tcW w:w="2130" w:type="dxa"/>
          </w:tcPr>
          <w:p w14:paraId="5DBFDB25" w14:textId="2F043850"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20</w:t>
            </w:r>
          </w:p>
        </w:tc>
      </w:tr>
      <w:tr w:rsidR="00961DCA" w:rsidRPr="00FC1BD9" w14:paraId="69B76579" w14:textId="77777777" w:rsidTr="0019158D">
        <w:trPr>
          <w:jc w:val="center"/>
        </w:trPr>
        <w:tc>
          <w:tcPr>
            <w:tcW w:w="2130" w:type="dxa"/>
          </w:tcPr>
          <w:p w14:paraId="05E98524" w14:textId="47FE521D" w:rsidR="0019158D" w:rsidRPr="00FC1BD9" w:rsidRDefault="00106C20" w:rsidP="00711285">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a</w:t>
            </w:r>
            <w:r w:rsidR="0019158D" w:rsidRPr="00FC1BD9">
              <w:rPr>
                <w:rFonts w:ascii="Times New Roman" w:eastAsiaTheme="majorEastAsia" w:hAnsi="Times New Roman" w:cs="Times New Roman"/>
                <w:szCs w:val="21"/>
              </w:rPr>
              <w:t>vg_IOU</w:t>
            </w:r>
          </w:p>
        </w:tc>
        <w:tc>
          <w:tcPr>
            <w:tcW w:w="2130" w:type="dxa"/>
          </w:tcPr>
          <w:p w14:paraId="6AA56176" w14:textId="506449EB"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85.73%</w:t>
            </w:r>
          </w:p>
        </w:tc>
      </w:tr>
      <w:tr w:rsidR="00961DCA" w:rsidRPr="00FC1BD9" w14:paraId="2E4F0491" w14:textId="77777777" w:rsidTr="0019158D">
        <w:trPr>
          <w:jc w:val="center"/>
        </w:trPr>
        <w:tc>
          <w:tcPr>
            <w:tcW w:w="2130" w:type="dxa"/>
          </w:tcPr>
          <w:p w14:paraId="3BBCC1C7" w14:textId="6A524613" w:rsidR="0019158D" w:rsidRPr="00FC1BD9" w:rsidRDefault="00106C20" w:rsidP="00711285">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s</w:t>
            </w:r>
            <w:r w:rsidR="0019158D" w:rsidRPr="00FC1BD9">
              <w:rPr>
                <w:rFonts w:ascii="Times New Roman" w:eastAsiaTheme="majorEastAsia" w:hAnsi="Times New Roman" w:cs="Times New Roman"/>
                <w:szCs w:val="21"/>
              </w:rPr>
              <w:t>peed_x</w:t>
            </w:r>
          </w:p>
        </w:tc>
        <w:tc>
          <w:tcPr>
            <w:tcW w:w="2130" w:type="dxa"/>
          </w:tcPr>
          <w:p w14:paraId="5362BB92" w14:textId="3674D0D4"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4.20577</w:t>
            </w:r>
          </w:p>
        </w:tc>
      </w:tr>
      <w:tr w:rsidR="00961DCA" w:rsidRPr="00FC1BD9" w14:paraId="10A450C6" w14:textId="77777777" w:rsidTr="0019158D">
        <w:trPr>
          <w:jc w:val="center"/>
        </w:trPr>
        <w:tc>
          <w:tcPr>
            <w:tcW w:w="2130" w:type="dxa"/>
          </w:tcPr>
          <w:p w14:paraId="286EEBBE" w14:textId="3CB5DFE4"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elapseTime</w:t>
            </w:r>
          </w:p>
        </w:tc>
        <w:tc>
          <w:tcPr>
            <w:tcW w:w="2130" w:type="dxa"/>
          </w:tcPr>
          <w:p w14:paraId="4256B349" w14:textId="079A460F"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18.268s</w:t>
            </w:r>
          </w:p>
        </w:tc>
      </w:tr>
      <w:tr w:rsidR="00961DCA" w:rsidRPr="00FC1BD9" w14:paraId="345D2693" w14:textId="77777777" w:rsidTr="0019158D">
        <w:trPr>
          <w:jc w:val="center"/>
        </w:trPr>
        <w:tc>
          <w:tcPr>
            <w:tcW w:w="2130" w:type="dxa"/>
          </w:tcPr>
          <w:p w14:paraId="0ABB6B23" w14:textId="113ABEDC" w:rsidR="0019158D" w:rsidRPr="00FC1BD9" w:rsidRDefault="00106C20" w:rsidP="00711285">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fps</w:t>
            </w:r>
          </w:p>
        </w:tc>
        <w:tc>
          <w:tcPr>
            <w:tcW w:w="2130" w:type="dxa"/>
          </w:tcPr>
          <w:p w14:paraId="5309E1D3" w14:textId="65447163"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88.68</w:t>
            </w:r>
          </w:p>
        </w:tc>
      </w:tr>
    </w:tbl>
    <w:p w14:paraId="0EF086FE" w14:textId="24757068" w:rsidR="00194732" w:rsidRPr="00FC1BD9" w:rsidRDefault="00194732"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检测能力扩展</w:t>
      </w:r>
    </w:p>
    <w:p w14:paraId="2E041511" w14:textId="5C195644" w:rsidR="00C66442" w:rsidRPr="00FC1BD9" w:rsidRDefault="00194732" w:rsidP="00711285">
      <w:pPr>
        <w:autoSpaceDE w:val="0"/>
        <w:autoSpaceDN w:val="0"/>
        <w:adjustRightInd w:val="0"/>
        <w:spacing w:line="360" w:lineRule="auto"/>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本文使用原生</w:t>
      </w:r>
      <w:r w:rsidRPr="00FC1BD9">
        <w:rPr>
          <w:rFonts w:ascii="Times New Roman" w:eastAsiaTheme="majorEastAsia" w:hAnsi="Times New Roman"/>
          <w:szCs w:val="21"/>
        </w:rPr>
        <w:t>YOLOv4</w:t>
      </w:r>
      <w:r w:rsidRPr="00FC1BD9">
        <w:rPr>
          <w:rFonts w:ascii="Times New Roman" w:eastAsiaTheme="majorEastAsia" w:hAnsi="Times New Roman"/>
          <w:szCs w:val="21"/>
        </w:rPr>
        <w:t>进行飞行障碍检测，原生</w:t>
      </w:r>
      <w:r w:rsidRPr="00FC1BD9">
        <w:rPr>
          <w:rFonts w:ascii="Times New Roman" w:eastAsiaTheme="majorEastAsia" w:hAnsi="Times New Roman"/>
          <w:szCs w:val="21"/>
        </w:rPr>
        <w:t>YOLOv4</w:t>
      </w:r>
      <w:r w:rsidRPr="00FC1BD9">
        <w:rPr>
          <w:rFonts w:ascii="Times New Roman" w:eastAsiaTheme="majorEastAsia" w:hAnsi="Times New Roman"/>
          <w:szCs w:val="21"/>
        </w:rPr>
        <w:t>模型基于</w:t>
      </w:r>
      <w:r w:rsidRPr="00FC1BD9">
        <w:rPr>
          <w:rFonts w:ascii="Times New Roman" w:eastAsiaTheme="majorEastAsia" w:hAnsi="Times New Roman"/>
          <w:szCs w:val="21"/>
        </w:rPr>
        <w:t>COCO</w:t>
      </w:r>
      <w:r w:rsidRPr="00FC1BD9">
        <w:rPr>
          <w:rFonts w:ascii="Times New Roman" w:eastAsiaTheme="majorEastAsia" w:hAnsi="Times New Roman"/>
          <w:szCs w:val="21"/>
        </w:rPr>
        <w:t>数据集训练得到，拥有飞机、行人、汽车、交通灯、鸟类等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B22162" w:rsidRPr="00FC1BD9">
        <w:rPr>
          <w:rFonts w:ascii="Times New Roman" w:eastAsiaTheme="majorEastAsia" w:hAnsi="Times New Roman"/>
          <w:szCs w:val="21"/>
        </w:rPr>
        <w:t>YOLOv4</w:t>
      </w:r>
      <w:r w:rsidR="00B22162" w:rsidRPr="00FC1BD9">
        <w:rPr>
          <w:rFonts w:ascii="Times New Roman" w:eastAsiaTheme="majorEastAsia" w:hAnsi="Times New Roman"/>
          <w:szCs w:val="21"/>
        </w:rPr>
        <w:t>模型</w:t>
      </w:r>
      <w:r w:rsidR="00B22162" w:rsidRPr="00FC1BD9">
        <w:rPr>
          <w:rFonts w:ascii="Times New Roman" w:eastAsiaTheme="majorEastAsia" w:hAnsi="Times New Roman"/>
          <w:kern w:val="0"/>
          <w:szCs w:val="21"/>
        </w:rPr>
        <w:t>支持单</w:t>
      </w:r>
      <w:r w:rsidR="00B22162" w:rsidRPr="00FC1BD9">
        <w:rPr>
          <w:rFonts w:ascii="Times New Roman" w:eastAsiaTheme="majorEastAsia" w:hAnsi="Times New Roman"/>
          <w:kern w:val="0"/>
          <w:szCs w:val="21"/>
        </w:rPr>
        <w:t>GPU</w:t>
      </w:r>
      <w:r w:rsidR="00B22162" w:rsidRPr="00FC1BD9">
        <w:rPr>
          <w:rFonts w:ascii="Times New Roman" w:eastAsiaTheme="majorEastAsia" w:hAnsi="Times New Roman"/>
          <w:kern w:val="0"/>
          <w:szCs w:val="21"/>
        </w:rPr>
        <w:t>训练，使用单张</w:t>
      </w:r>
      <w:r w:rsidR="00B22162" w:rsidRPr="00FC1BD9">
        <w:rPr>
          <w:rFonts w:ascii="Times New Roman" w:eastAsiaTheme="majorEastAsia" w:hAnsi="Times New Roman"/>
          <w:kern w:val="0"/>
          <w:szCs w:val="21"/>
        </w:rPr>
        <w:t xml:space="preserve">1080 Ti </w:t>
      </w:r>
      <w:r w:rsidR="00B22162" w:rsidRPr="00FC1BD9">
        <w:rPr>
          <w:rFonts w:ascii="Times New Roman" w:eastAsiaTheme="majorEastAsia" w:hAnsi="Times New Roman"/>
          <w:kern w:val="0"/>
          <w:szCs w:val="21"/>
        </w:rPr>
        <w:t>或</w:t>
      </w:r>
      <w:r w:rsidR="00B22162" w:rsidRPr="00FC1BD9">
        <w:rPr>
          <w:rFonts w:ascii="Times New Roman" w:eastAsiaTheme="majorEastAsia" w:hAnsi="Times New Roman"/>
          <w:kern w:val="0"/>
          <w:szCs w:val="21"/>
        </w:rPr>
        <w:t>2080 Ti GPU</w:t>
      </w:r>
      <w:r w:rsidR="00B22162" w:rsidRPr="00FC1BD9">
        <w:rPr>
          <w:rFonts w:ascii="Times New Roman" w:eastAsiaTheme="majorEastAsia" w:hAnsi="Times New Roman"/>
          <w:kern w:val="0"/>
          <w:szCs w:val="21"/>
        </w:rPr>
        <w:t>即可训练得到</w:t>
      </w:r>
      <w:r w:rsidR="009169CE" w:rsidRPr="00FC1BD9">
        <w:rPr>
          <w:rFonts w:ascii="Times New Roman" w:eastAsiaTheme="majorEastAsia" w:hAnsi="Times New Roman"/>
          <w:kern w:val="0"/>
          <w:szCs w:val="21"/>
        </w:rPr>
        <w:t>检测准确率高、实时性好的目标检测模型。</w:t>
      </w:r>
      <w:r w:rsidR="00B22162" w:rsidRPr="00FC1BD9">
        <w:rPr>
          <w:rFonts w:ascii="Times New Roman" w:eastAsiaTheme="majorEastAsia" w:hAnsi="Times New Roman"/>
          <w:kern w:val="0"/>
          <w:szCs w:val="21"/>
        </w:rPr>
        <w:t>这让我们能够比较容易的添加自己的训练数据，从而</w:t>
      </w:r>
      <w:r w:rsidR="00B22162" w:rsidRPr="00FC1BD9">
        <w:rPr>
          <w:rFonts w:ascii="Times New Roman" w:eastAsiaTheme="majorEastAsia" w:hAnsi="Times New Roman"/>
          <w:szCs w:val="21"/>
        </w:rPr>
        <w:t>针对专用场景</w:t>
      </w:r>
      <w:r w:rsidR="00B22162" w:rsidRPr="00FC1BD9">
        <w:rPr>
          <w:rFonts w:ascii="Times New Roman" w:eastAsiaTheme="majorEastAsia" w:hAnsi="Times New Roman"/>
          <w:kern w:val="0"/>
          <w:szCs w:val="21"/>
        </w:rPr>
        <w:t>扩展</w:t>
      </w:r>
      <w:r w:rsidR="00B22162" w:rsidRPr="00FC1BD9">
        <w:rPr>
          <w:rFonts w:ascii="Times New Roman" w:eastAsiaTheme="majorEastAsia" w:hAnsi="Times New Roman"/>
          <w:kern w:val="0"/>
          <w:szCs w:val="21"/>
        </w:rPr>
        <w:t>YOLOv4</w:t>
      </w:r>
      <w:r w:rsidR="00B22162" w:rsidRPr="00FC1BD9">
        <w:rPr>
          <w:rFonts w:ascii="Times New Roman" w:eastAsiaTheme="majorEastAsia" w:hAnsi="Times New Roman"/>
          <w:kern w:val="0"/>
          <w:szCs w:val="21"/>
        </w:rPr>
        <w:t>的检测能力。</w:t>
      </w:r>
      <w:r w:rsidR="001665F7" w:rsidRPr="00FC1BD9">
        <w:rPr>
          <w:rFonts w:ascii="Times New Roman" w:eastAsiaTheme="majorEastAsia" w:hAnsi="Times New Roman"/>
          <w:szCs w:val="21"/>
        </w:rPr>
        <w:t>在驱鸟无人机上，将机场附近经常出没的鸟类图片加入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w:t>
      </w:r>
      <w:r w:rsidR="001665F7" w:rsidRPr="00FC1BD9">
        <w:rPr>
          <w:rFonts w:ascii="Times New Roman" w:eastAsiaTheme="majorEastAsia" w:hAnsi="Times New Roman"/>
          <w:szCs w:val="21"/>
        </w:rPr>
        <w:lastRenderedPageBreak/>
        <w:t>训练集，使其获得</w:t>
      </w:r>
      <w:r w:rsidR="001665F7" w:rsidRPr="00FC1BD9">
        <w:rPr>
          <w:rFonts w:ascii="Times New Roman" w:eastAsiaTheme="majorEastAsia" w:hAnsi="Times New Roman"/>
          <w:szCs w:val="21"/>
        </w:rPr>
        <w:t>/</w:t>
      </w:r>
      <w:r w:rsidR="001665F7" w:rsidRPr="00FC1BD9">
        <w:rPr>
          <w:rFonts w:ascii="Times New Roman" w:eastAsiaTheme="majorEastAsia" w:hAnsi="Times New Roman"/>
          <w:szCs w:val="21"/>
        </w:rPr>
        <w:t>提升特定鸟类的检测能力；在农业植保无人机上，将高大树木的图片加入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模型训练集，使其获得识别树木并避开的能力</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2</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3</w:t>
      </w:r>
      <w:r w:rsidR="00961DCA" w:rsidRPr="00FC1BD9">
        <w:rPr>
          <w:rFonts w:ascii="Times New Roman" w:eastAsiaTheme="majorEastAsia" w:hAnsi="Times New Roman"/>
          <w:szCs w:val="21"/>
          <w:vertAlign w:val="superscript"/>
        </w:rPr>
        <w:t>]</w:t>
      </w:r>
      <w:r w:rsidR="001665F7" w:rsidRPr="00FC1BD9">
        <w:rPr>
          <w:rFonts w:ascii="Times New Roman" w:eastAsiaTheme="majorEastAsia" w:hAnsi="Times New Roman"/>
          <w:szCs w:val="21"/>
        </w:rPr>
        <w:t>；在航拍无人机上，将高楼大厦顶部的图片加入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w:t>
      </w:r>
      <w:r w:rsidR="00C94AE3" w:rsidRPr="00FC1BD9">
        <w:rPr>
          <w:rFonts w:ascii="Times New Roman" w:eastAsiaTheme="majorEastAsia" w:hAnsi="Times New Roman"/>
          <w:szCs w:val="21"/>
        </w:rPr>
        <w:t>能够检测出屋顶并避免碰撞。</w:t>
      </w:r>
    </w:p>
    <w:p w14:paraId="40AE3E3D" w14:textId="3CF2080A"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结束语</w:t>
      </w:r>
    </w:p>
    <w:p w14:paraId="7796790E" w14:textId="22AFDEEB" w:rsidR="0087552E" w:rsidRPr="00FC1BD9" w:rsidRDefault="00C94AE3"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本文</w:t>
      </w:r>
      <w:del w:id="18" w:author="shihw" w:date="2020-08-09T12:09:00Z">
        <w:r w:rsidRPr="00FC1BD9" w:rsidDel="00891910">
          <w:rPr>
            <w:rFonts w:ascii="Times New Roman" w:eastAsiaTheme="majorEastAsia" w:hAnsi="Times New Roman" w:hint="eastAsia"/>
            <w:szCs w:val="21"/>
          </w:rPr>
          <w:delText>使用</w:delText>
        </w:r>
      </w:del>
      <w:ins w:id="19" w:author="shihw" w:date="2020-08-09T12:09:00Z">
        <w:r w:rsidR="00891910">
          <w:rPr>
            <w:rFonts w:ascii="Times New Roman" w:eastAsiaTheme="majorEastAsia" w:hAnsi="Times New Roman" w:hint="eastAsia"/>
            <w:szCs w:val="21"/>
          </w:rPr>
          <w:t>采用</w:t>
        </w:r>
      </w:ins>
      <w:r w:rsidRPr="00FC1BD9">
        <w:rPr>
          <w:rFonts w:ascii="Times New Roman" w:eastAsiaTheme="majorEastAsia" w:hAnsi="Times New Roman"/>
          <w:szCs w:val="21"/>
        </w:rPr>
        <w:t>当前目标检测能力</w:t>
      </w:r>
      <w:r w:rsidRPr="00DD0331">
        <w:rPr>
          <w:rFonts w:ascii="Times New Roman" w:eastAsiaTheme="majorEastAsia" w:hAnsi="Times New Roman"/>
          <w:color w:val="FF0000"/>
          <w:szCs w:val="21"/>
          <w:rPrChange w:id="20" w:author="shihw" w:date="2020-08-09T12:06:00Z">
            <w:rPr>
              <w:rFonts w:ascii="Times New Roman" w:eastAsiaTheme="majorEastAsia" w:hAnsi="Times New Roman"/>
              <w:szCs w:val="21"/>
            </w:rPr>
          </w:rPrChange>
        </w:rPr>
        <w:t>最强</w:t>
      </w:r>
      <w:ins w:id="21" w:author="shihw" w:date="2020-08-09T12:06:00Z">
        <w:r w:rsidR="00DD0331">
          <w:rPr>
            <w:rFonts w:ascii="Times New Roman" w:eastAsiaTheme="majorEastAsia" w:hAnsi="Times New Roman" w:hint="eastAsia"/>
            <w:szCs w:val="21"/>
          </w:rPr>
          <w:t>？（斟酌一下）</w:t>
        </w:r>
      </w:ins>
      <w:r w:rsidRPr="00FC1BD9">
        <w:rPr>
          <w:rFonts w:ascii="Times New Roman" w:eastAsiaTheme="majorEastAsia" w:hAnsi="Times New Roman"/>
          <w:szCs w:val="21"/>
        </w:rPr>
        <w:t>的</w:t>
      </w:r>
      <w:r w:rsidRPr="00FC1BD9">
        <w:rPr>
          <w:rFonts w:ascii="Times New Roman" w:eastAsiaTheme="majorEastAsia" w:hAnsi="Times New Roman"/>
          <w:szCs w:val="21"/>
        </w:rPr>
        <w:t>YOLOv4</w:t>
      </w:r>
      <w:r w:rsidRPr="00FC1BD9">
        <w:rPr>
          <w:rFonts w:ascii="Times New Roman" w:eastAsiaTheme="majorEastAsia" w:hAnsi="Times New Roman"/>
          <w:szCs w:val="21"/>
        </w:rPr>
        <w:t>模型，搭配高效的</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目标跟踪算法，探索了无人机飞行障碍的精准识别与实时跟踪。我们发现，随着时间推移、障碍物的移动、无人机飞行姿态发生变化</w:t>
      </w:r>
      <w:ins w:id="22" w:author="shihw" w:date="2020-08-09T12:09:00Z">
        <w:r w:rsidR="00891910">
          <w:rPr>
            <w:rFonts w:ascii="Times New Roman" w:eastAsiaTheme="majorEastAsia" w:hAnsi="Times New Roman" w:hint="eastAsia"/>
            <w:szCs w:val="21"/>
          </w:rPr>
          <w:t>等</w:t>
        </w:r>
      </w:ins>
      <w:r w:rsidRPr="00FC1BD9">
        <w:rPr>
          <w:rFonts w:ascii="Times New Roman" w:eastAsiaTheme="majorEastAsia" w:hAnsi="Times New Roman"/>
          <w:szCs w:val="21"/>
        </w:rPr>
        <w:t>，</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w:t>
      </w:r>
      <w:r w:rsidR="00D07E79" w:rsidRPr="00FC1BD9">
        <w:rPr>
          <w:rFonts w:ascii="Times New Roman" w:eastAsiaTheme="majorEastAsia" w:hAnsi="Times New Roman"/>
          <w:szCs w:val="21"/>
        </w:rPr>
        <w:t>得到的矩形包围框</w:t>
      </w:r>
      <w:ins w:id="23" w:author="shihw" w:date="2020-08-09T12:09:00Z">
        <w:r w:rsidR="00891910">
          <w:rPr>
            <w:rFonts w:ascii="Times New Roman" w:eastAsiaTheme="majorEastAsia" w:hAnsi="Times New Roman" w:hint="eastAsia"/>
            <w:szCs w:val="21"/>
          </w:rPr>
          <w:t>会</w:t>
        </w:r>
      </w:ins>
      <w:r w:rsidR="00D07E79" w:rsidRPr="00FC1BD9">
        <w:rPr>
          <w:rFonts w:ascii="Times New Roman" w:eastAsiaTheme="majorEastAsia" w:hAnsi="Times New Roman"/>
          <w:szCs w:val="21"/>
        </w:rPr>
        <w:t>逐渐偏离原有障碍物，导致障碍物跟踪丢失。</w:t>
      </w:r>
      <w:ins w:id="24" w:author="shihw" w:date="2020-08-09T12:09:00Z">
        <w:r w:rsidR="00891910">
          <w:rPr>
            <w:rFonts w:ascii="Times New Roman" w:eastAsiaTheme="majorEastAsia" w:hAnsi="Times New Roman" w:hint="eastAsia"/>
            <w:szCs w:val="21"/>
          </w:rPr>
          <w:t>为此，我们采用</w:t>
        </w:r>
      </w:ins>
      <w:del w:id="25" w:author="shihw" w:date="2020-08-09T12:09:00Z">
        <w:r w:rsidR="00D07E79" w:rsidRPr="00FC1BD9" w:rsidDel="00891910">
          <w:rPr>
            <w:rFonts w:ascii="Times New Roman" w:eastAsiaTheme="majorEastAsia" w:hAnsi="Times New Roman"/>
            <w:szCs w:val="21"/>
          </w:rPr>
          <w:delText>使用</w:delText>
        </w:r>
      </w:del>
      <w:r w:rsidR="00D07E79" w:rsidRPr="00FC1BD9">
        <w:rPr>
          <w:rFonts w:ascii="Times New Roman" w:eastAsiaTheme="majorEastAsia" w:hAnsi="Times New Roman"/>
          <w:szCs w:val="21"/>
        </w:rPr>
        <w:t>YOLOv4</w:t>
      </w:r>
      <w:r w:rsidR="00D07E79" w:rsidRPr="00FC1BD9">
        <w:rPr>
          <w:rFonts w:ascii="Times New Roman" w:eastAsiaTheme="majorEastAsia" w:hAnsi="Times New Roman"/>
          <w:szCs w:val="21"/>
        </w:rPr>
        <w:t>模型重新检测飞行障碍物的具体位置，并更新</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算法的输入，能够帮助</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继续准确地跟</w:t>
      </w:r>
      <w:ins w:id="26" w:author="shihw" w:date="2020-08-09T12:09:00Z">
        <w:r w:rsidR="00891910">
          <w:rPr>
            <w:rFonts w:ascii="Times New Roman" w:eastAsiaTheme="majorEastAsia" w:hAnsi="Times New Roman" w:hint="eastAsia"/>
            <w:szCs w:val="21"/>
          </w:rPr>
          <w:t>踪</w:t>
        </w:r>
      </w:ins>
      <w:r w:rsidR="00D07E79" w:rsidRPr="00FC1BD9">
        <w:rPr>
          <w:rFonts w:ascii="Times New Roman" w:eastAsiaTheme="majorEastAsia" w:hAnsi="Times New Roman"/>
          <w:szCs w:val="21"/>
        </w:rPr>
        <w:t>上目标障碍物。我们</w:t>
      </w:r>
      <w:r w:rsidR="006B5A6D" w:rsidRPr="00FC1BD9">
        <w:rPr>
          <w:rFonts w:ascii="Times New Roman" w:eastAsiaTheme="majorEastAsia" w:hAnsi="Times New Roman"/>
          <w:szCs w:val="21"/>
        </w:rPr>
        <w:t>以所有</w:t>
      </w:r>
      <w:r w:rsidR="006B5A6D" w:rsidRPr="00232040">
        <w:rPr>
          <w:rFonts w:ascii="Times New Roman" w:eastAsiaTheme="majorEastAsia" w:hAnsi="Times New Roman"/>
          <w:color w:val="FF0000"/>
          <w:szCs w:val="21"/>
          <w:rPrChange w:id="27" w:author="shihw" w:date="2020-08-09T12:10:00Z">
            <w:rPr>
              <w:rFonts w:ascii="Times New Roman" w:eastAsiaTheme="majorEastAsia" w:hAnsi="Times New Roman"/>
              <w:szCs w:val="21"/>
            </w:rPr>
          </w:rPrChange>
        </w:rPr>
        <w:t>视频帧均进行</w:t>
      </w:r>
      <w:r w:rsidR="006B5A6D" w:rsidRPr="00232040">
        <w:rPr>
          <w:rFonts w:ascii="Times New Roman" w:eastAsiaTheme="majorEastAsia" w:hAnsi="Times New Roman"/>
          <w:color w:val="FF0000"/>
          <w:szCs w:val="21"/>
          <w:rPrChange w:id="28" w:author="shihw" w:date="2020-08-09T12:10:00Z">
            <w:rPr>
              <w:rFonts w:ascii="Times New Roman" w:eastAsiaTheme="majorEastAsia" w:hAnsi="Times New Roman"/>
              <w:szCs w:val="21"/>
            </w:rPr>
          </w:rPrChange>
        </w:rPr>
        <w:t>YOLOv4</w:t>
      </w:r>
      <w:r w:rsidR="006B5A6D" w:rsidRPr="00232040">
        <w:rPr>
          <w:rFonts w:ascii="Times New Roman" w:eastAsiaTheme="majorEastAsia" w:hAnsi="Times New Roman"/>
          <w:color w:val="FF0000"/>
          <w:szCs w:val="21"/>
          <w:rPrChange w:id="29" w:author="shihw" w:date="2020-08-09T12:10:00Z">
            <w:rPr>
              <w:rFonts w:ascii="Times New Roman" w:eastAsiaTheme="majorEastAsia" w:hAnsi="Times New Roman"/>
              <w:szCs w:val="21"/>
            </w:rPr>
          </w:rPrChange>
        </w:rPr>
        <w:t>目标检测为基线</w:t>
      </w:r>
      <w:ins w:id="30" w:author="shihw" w:date="2020-08-09T12:10:00Z">
        <w:r w:rsidR="00232040">
          <w:rPr>
            <w:rFonts w:ascii="Times New Roman" w:eastAsiaTheme="majorEastAsia" w:hAnsi="Times New Roman" w:hint="eastAsia"/>
            <w:color w:val="FF0000"/>
            <w:szCs w:val="21"/>
          </w:rPr>
          <w:t>（语句有点不通）</w:t>
        </w:r>
      </w:ins>
      <w:r w:rsidR="006B5A6D" w:rsidRPr="00232040">
        <w:rPr>
          <w:rFonts w:ascii="Times New Roman" w:eastAsiaTheme="majorEastAsia" w:hAnsi="Times New Roman"/>
          <w:color w:val="FF0000"/>
          <w:szCs w:val="21"/>
          <w:rPrChange w:id="31" w:author="shihw" w:date="2020-08-09T12:10:00Z">
            <w:rPr>
              <w:rFonts w:ascii="Times New Roman" w:eastAsiaTheme="majorEastAsia" w:hAnsi="Times New Roman"/>
              <w:szCs w:val="21"/>
            </w:rPr>
          </w:rPrChange>
        </w:rPr>
        <w:t>，</w:t>
      </w:r>
      <w:r w:rsidR="00D07E79" w:rsidRPr="00FC1BD9">
        <w:rPr>
          <w:rFonts w:ascii="Times New Roman" w:eastAsiaTheme="majorEastAsia" w:hAnsi="Times New Roman"/>
          <w:szCs w:val="21"/>
        </w:rPr>
        <w:t>设置了从</w:t>
      </w:r>
      <w:r w:rsidR="00D07E79" w:rsidRPr="00FC1BD9">
        <w:rPr>
          <w:rFonts w:ascii="Times New Roman" w:eastAsiaTheme="majorEastAsia" w:hAnsi="Times New Roman"/>
          <w:szCs w:val="21"/>
        </w:rPr>
        <w:t>1~100</w:t>
      </w:r>
      <w:r w:rsidR="00D07E79" w:rsidRPr="00FC1BD9">
        <w:rPr>
          <w:rFonts w:ascii="Times New Roman" w:eastAsiaTheme="majorEastAsia" w:hAnsi="Times New Roman"/>
          <w:szCs w:val="21"/>
        </w:rPr>
        <w:t>的不同检测间隔</w:t>
      </w:r>
      <w:r w:rsidR="006B5A6D" w:rsidRPr="00FC1BD9">
        <w:rPr>
          <w:rFonts w:ascii="Times New Roman" w:eastAsiaTheme="majorEastAsia" w:hAnsi="Times New Roman"/>
          <w:szCs w:val="21"/>
        </w:rPr>
        <w:t>，以找出飞行障碍物检测跟踪准确率与运行效率的最佳平衡点</w:t>
      </w:r>
      <w:r w:rsidR="00D07E79" w:rsidRPr="00FC1BD9">
        <w:rPr>
          <w:rFonts w:ascii="Times New Roman" w:eastAsiaTheme="majorEastAsia" w:hAnsi="Times New Roman"/>
          <w:szCs w:val="21"/>
        </w:rPr>
        <w:t>。经过实验对比</w:t>
      </w:r>
      <w:r w:rsidR="006B5A6D" w:rsidRPr="00FC1BD9">
        <w:rPr>
          <w:rFonts w:ascii="Times New Roman" w:eastAsiaTheme="majorEastAsia" w:hAnsi="Times New Roman"/>
          <w:szCs w:val="21"/>
        </w:rPr>
        <w:t>发现</w:t>
      </w:r>
      <w:r w:rsidR="00D07E79" w:rsidRPr="00FC1BD9">
        <w:rPr>
          <w:rFonts w:ascii="Times New Roman" w:eastAsiaTheme="majorEastAsia" w:hAnsi="Times New Roman"/>
          <w:szCs w:val="21"/>
        </w:rPr>
        <w:t>，检测间隔</w:t>
      </w:r>
      <w:r w:rsidR="00D07E79" w:rsidRPr="00FC1BD9">
        <w:rPr>
          <w:rFonts w:ascii="Times New Roman" w:eastAsiaTheme="majorEastAsia" w:hAnsi="Times New Roman"/>
          <w:szCs w:val="21"/>
        </w:rPr>
        <w:t>interval</w:t>
      </w:r>
      <w:r w:rsidR="00D07E79" w:rsidRPr="00FC1BD9">
        <w:rPr>
          <w:rFonts w:ascii="Times New Roman" w:eastAsiaTheme="majorEastAsia" w:hAnsi="Times New Roman"/>
          <w:szCs w:val="21"/>
        </w:rPr>
        <w:t>为</w:t>
      </w:r>
      <w:r w:rsidR="00D07E79" w:rsidRPr="00FC1BD9">
        <w:rPr>
          <w:rFonts w:ascii="Times New Roman" w:eastAsiaTheme="majorEastAsia" w:hAnsi="Times New Roman"/>
          <w:szCs w:val="21"/>
        </w:rPr>
        <w:t>20</w:t>
      </w:r>
      <w:r w:rsidR="00D07E79" w:rsidRPr="00FC1BD9">
        <w:rPr>
          <w:rFonts w:ascii="Times New Roman" w:eastAsiaTheme="majorEastAsia" w:hAnsi="Times New Roman"/>
          <w:szCs w:val="21"/>
        </w:rPr>
        <w:t>时，相对于</w:t>
      </w:r>
      <w:r w:rsidR="006B5A6D" w:rsidRPr="00FC1BD9">
        <w:rPr>
          <w:rFonts w:ascii="Times New Roman" w:eastAsiaTheme="majorEastAsia" w:hAnsi="Times New Roman"/>
          <w:szCs w:val="21"/>
        </w:rPr>
        <w:t>基线拥有</w:t>
      </w:r>
      <w:r w:rsidR="00D07E79" w:rsidRPr="00FC1BD9">
        <w:rPr>
          <w:rFonts w:ascii="Times New Roman" w:eastAsiaTheme="majorEastAsia" w:hAnsi="Times New Roman"/>
          <w:szCs w:val="21"/>
        </w:rPr>
        <w:t>85.73%</w:t>
      </w:r>
      <w:r w:rsidR="00D07E79" w:rsidRPr="00FC1BD9">
        <w:rPr>
          <w:rFonts w:ascii="Times New Roman" w:eastAsiaTheme="majorEastAsia" w:hAnsi="Times New Roman"/>
          <w:szCs w:val="21"/>
        </w:rPr>
        <w:t>的检测准确率，</w:t>
      </w:r>
      <w:r w:rsidR="006B5A6D" w:rsidRPr="00FC1BD9">
        <w:rPr>
          <w:rFonts w:ascii="Times New Roman" w:eastAsiaTheme="majorEastAsia" w:hAnsi="Times New Roman"/>
          <w:szCs w:val="21"/>
        </w:rPr>
        <w:t>运行效率</w:t>
      </w:r>
      <w:r w:rsidR="00D07E79" w:rsidRPr="00FC1BD9">
        <w:rPr>
          <w:rFonts w:ascii="Times New Roman" w:eastAsiaTheme="majorEastAsia" w:hAnsi="Times New Roman"/>
          <w:szCs w:val="21"/>
        </w:rPr>
        <w:t>提升</w:t>
      </w:r>
      <w:r w:rsidR="00D07E79" w:rsidRPr="00FC1BD9">
        <w:rPr>
          <w:rFonts w:ascii="Times New Roman" w:eastAsiaTheme="majorEastAsia" w:hAnsi="Times New Roman"/>
          <w:szCs w:val="21"/>
        </w:rPr>
        <w:t>4.20577</w:t>
      </w:r>
      <w:r w:rsidR="00D07E79" w:rsidRPr="00FC1BD9">
        <w:rPr>
          <w:rFonts w:ascii="Times New Roman" w:eastAsiaTheme="majorEastAsia" w:hAnsi="Times New Roman"/>
          <w:szCs w:val="21"/>
        </w:rPr>
        <w:t>倍，检测帧率达到</w:t>
      </w:r>
      <w:r w:rsidR="00D07E79" w:rsidRPr="00FC1BD9">
        <w:rPr>
          <w:rFonts w:ascii="Times New Roman" w:eastAsiaTheme="majorEastAsia" w:hAnsi="Times New Roman"/>
          <w:szCs w:val="21"/>
        </w:rPr>
        <w:t>88.68fps</w:t>
      </w:r>
      <w:r w:rsidR="006B5A6D" w:rsidRPr="00FC1BD9">
        <w:rPr>
          <w:rFonts w:ascii="Times New Roman" w:eastAsiaTheme="majorEastAsia" w:hAnsi="Times New Roman"/>
          <w:szCs w:val="21"/>
        </w:rPr>
        <w:t>。这表明，基于</w:t>
      </w:r>
      <w:r w:rsidR="006B5A6D" w:rsidRPr="00FC1BD9">
        <w:rPr>
          <w:rFonts w:ascii="Times New Roman" w:eastAsiaTheme="majorEastAsia" w:hAnsi="Times New Roman"/>
          <w:szCs w:val="21"/>
        </w:rPr>
        <w:t>YOLOv4</w:t>
      </w:r>
      <w:r w:rsidR="006B5A6D" w:rsidRPr="00FC1BD9">
        <w:rPr>
          <w:rFonts w:ascii="Times New Roman" w:eastAsiaTheme="majorEastAsia" w:hAnsi="Times New Roman"/>
          <w:szCs w:val="21"/>
        </w:rPr>
        <w:t>与</w:t>
      </w:r>
      <w:r w:rsidR="006B5A6D" w:rsidRPr="00FC1BD9">
        <w:rPr>
          <w:rFonts w:ascii="Times New Roman" w:eastAsiaTheme="majorEastAsia" w:hAnsi="Times New Roman"/>
          <w:szCs w:val="21"/>
        </w:rPr>
        <w:t>KCF</w:t>
      </w:r>
      <w:r w:rsidR="006B5A6D" w:rsidRPr="00FC1BD9">
        <w:rPr>
          <w:rFonts w:ascii="Times New Roman" w:eastAsiaTheme="majorEastAsia" w:hAnsi="Times New Roman"/>
          <w:szCs w:val="21"/>
        </w:rPr>
        <w:t>的无人机飞行障碍物精准识别与实时跟踪研究</w:t>
      </w:r>
      <w:bookmarkStart w:id="32" w:name="_Hlk47866101"/>
      <w:r w:rsidR="006B5A6D" w:rsidRPr="00FC1BD9">
        <w:rPr>
          <w:rFonts w:ascii="Times New Roman" w:eastAsiaTheme="majorEastAsia" w:hAnsi="Times New Roman"/>
          <w:szCs w:val="21"/>
        </w:rPr>
        <w:t>具有较强的理论探索意义和工程应用价值。</w:t>
      </w:r>
    </w:p>
    <w:bookmarkEnd w:id="32"/>
    <w:p w14:paraId="62AF188D" w14:textId="37B16F2E"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参考</w:t>
      </w:r>
      <w:r w:rsidR="0087552E" w:rsidRPr="00FC1BD9">
        <w:rPr>
          <w:rFonts w:ascii="Times New Roman" w:eastAsiaTheme="majorEastAsia" w:hAnsi="Times New Roman"/>
          <w:sz w:val="24"/>
          <w:szCs w:val="24"/>
        </w:rPr>
        <w:t>文献</w:t>
      </w:r>
    </w:p>
    <w:p w14:paraId="5A395688"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w:t>
      </w:r>
      <w:r w:rsidRPr="00FC1BD9">
        <w:rPr>
          <w:rFonts w:ascii="Times New Roman" w:eastAsiaTheme="majorEastAsia" w:hAnsi="Times New Roman"/>
          <w:szCs w:val="21"/>
        </w:rPr>
        <w:t>孟凡琨</w:t>
      </w:r>
      <w:r w:rsidRPr="00FC1BD9">
        <w:rPr>
          <w:rFonts w:ascii="Times New Roman" w:eastAsiaTheme="majorEastAsia" w:hAnsi="Times New Roman"/>
          <w:szCs w:val="21"/>
        </w:rPr>
        <w:t>.</w:t>
      </w:r>
      <w:r w:rsidRPr="00FC1BD9">
        <w:rPr>
          <w:rFonts w:ascii="Times New Roman" w:eastAsiaTheme="majorEastAsia" w:hAnsi="Times New Roman"/>
          <w:szCs w:val="21"/>
        </w:rPr>
        <w:t>无人机目标跟踪与避障研究</w:t>
      </w:r>
      <w:r w:rsidRPr="00FC1BD9">
        <w:rPr>
          <w:rFonts w:ascii="Times New Roman" w:eastAsiaTheme="majorEastAsia" w:hAnsi="Times New Roman"/>
          <w:szCs w:val="21"/>
        </w:rPr>
        <w:t>[D].</w:t>
      </w:r>
      <w:r w:rsidRPr="00FC1BD9">
        <w:rPr>
          <w:rFonts w:ascii="Times New Roman" w:eastAsiaTheme="majorEastAsia" w:hAnsi="Times New Roman"/>
          <w:szCs w:val="21"/>
        </w:rPr>
        <w:t>长安大学</w:t>
      </w:r>
      <w:r w:rsidRPr="00FC1BD9">
        <w:rPr>
          <w:rFonts w:ascii="Times New Roman" w:eastAsiaTheme="majorEastAsia" w:hAnsi="Times New Roman"/>
          <w:szCs w:val="21"/>
        </w:rPr>
        <w:t>,2018.</w:t>
      </w:r>
    </w:p>
    <w:p w14:paraId="64B989BA"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[2]</w:t>
      </w:r>
      <w:r w:rsidRPr="00FC1BD9">
        <w:rPr>
          <w:rFonts w:ascii="Times New Roman" w:eastAsiaTheme="majorEastAsia" w:hAnsi="Times New Roman"/>
          <w:kern w:val="0"/>
          <w:szCs w:val="21"/>
        </w:rPr>
        <w:t>Xilin Yang, Luis Mejias Alvarez and Troy Bruggemann</w:t>
      </w:r>
      <w:r w:rsidRPr="00FC1BD9">
        <w:rPr>
          <w:rFonts w:ascii="Times New Roman" w:eastAsiaTheme="majorEastAsia" w:hAnsi="Times New Roman"/>
          <w:szCs w:val="21"/>
        </w:rPr>
        <w:t>. A 3D Collision Avoidance Strategy for UAVs in a Non-cooperative Environment. Journal of Intelligent and Robotic Systems. 2012.</w:t>
      </w:r>
    </w:p>
    <w:p w14:paraId="3CE59B1B"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 xml:space="preserve">[3]Roberto Sabatini, Alessandro Gardi and Subramanian Ramasamy. A Laser Obstacle Warning and Avoidance System for Unmanned Aircraft Sense-and-Avoid. </w:t>
      </w:r>
      <w:r w:rsidRPr="00FC1BD9">
        <w:rPr>
          <w:rFonts w:ascii="Times New Roman" w:eastAsiaTheme="majorEastAsia" w:hAnsi="Times New Roman"/>
          <w:i/>
          <w:iCs/>
          <w:kern w:val="0"/>
          <w:szCs w:val="21"/>
        </w:rPr>
        <w:t>Applied Mechanics and Materials</w:t>
      </w:r>
      <w:r w:rsidRPr="00FC1BD9">
        <w:rPr>
          <w:rFonts w:ascii="Times New Roman" w:eastAsiaTheme="majorEastAsia" w:hAnsi="Times New Roman"/>
          <w:kern w:val="0"/>
          <w:szCs w:val="21"/>
        </w:rPr>
        <w:t>, vol. 629, pp. 355-360, 2014.</w:t>
      </w:r>
    </w:p>
    <w:p w14:paraId="4F7C4249"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color w:val="000000"/>
          <w:kern w:val="0"/>
          <w:szCs w:val="21"/>
        </w:rPr>
      </w:pPr>
      <w:r w:rsidRPr="00FC1BD9">
        <w:rPr>
          <w:rFonts w:ascii="Times New Roman" w:eastAsiaTheme="majorEastAsia" w:hAnsi="Times New Roman"/>
          <w:szCs w:val="21"/>
        </w:rPr>
        <w:t>[4]</w:t>
      </w:r>
      <w:r w:rsidRPr="00FC1BD9">
        <w:rPr>
          <w:rFonts w:ascii="Times New Roman" w:eastAsiaTheme="majorEastAsia" w:hAnsi="Times New Roman"/>
          <w:color w:val="000000"/>
          <w:kern w:val="0"/>
          <w:szCs w:val="21"/>
        </w:rPr>
        <w:t>Joseph Redmon, Santosh Divvala, Ross Girshick, and Ali Farhadi. You only look once: Unified, real-time object detection. In Proceedings of the IEEE Conference on Computer Vision and Pattern Recognition (CVPR), pages 779–788, 2016.</w:t>
      </w:r>
    </w:p>
    <w:p w14:paraId="6D07BE7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[5]</w:t>
      </w:r>
      <w:r w:rsidRPr="00FC1BD9">
        <w:rPr>
          <w:rFonts w:ascii="Times New Roman" w:eastAsiaTheme="majorEastAsia" w:hAnsi="Times New Roman"/>
          <w:kern w:val="0"/>
          <w:szCs w:val="21"/>
        </w:rPr>
        <w:t>Joseph Redmon and Ali Farhadi. YOLO9000: better, faster, stronger. In Proceedings of the IEEE Conference on Computer Vision and Pattern Recognition (CVPR), pages 7263–7271, 2017.</w:t>
      </w:r>
    </w:p>
    <w:p w14:paraId="5D21B94F"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[6]</w:t>
      </w:r>
      <w:r w:rsidRPr="00FC1BD9">
        <w:rPr>
          <w:rFonts w:ascii="Times New Roman" w:eastAsiaTheme="majorEastAsia" w:hAnsi="Times New Roman"/>
          <w:kern w:val="0"/>
          <w:szCs w:val="21"/>
        </w:rPr>
        <w:t xml:space="preserve">Joseph Redmon and Ali Farhadi. YOLOv3: An incremental improvement. arXiv preprint </w:t>
      </w:r>
      <w:r w:rsidRPr="00FC1BD9">
        <w:rPr>
          <w:rFonts w:ascii="Times New Roman" w:eastAsiaTheme="majorEastAsia" w:hAnsi="Times New Roman"/>
          <w:kern w:val="0"/>
          <w:szCs w:val="21"/>
        </w:rPr>
        <w:lastRenderedPageBreak/>
        <w:t>arXiv:1804.02767, 2018.</w:t>
      </w:r>
    </w:p>
    <w:p w14:paraId="71CEF7D1"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[7] Alexey Bochkovskiy, Chien-Yao Wang, and Hong-Yuan Mark Liao</w:t>
      </w:r>
      <w:r w:rsidRPr="00FC1BD9">
        <w:rPr>
          <w:rFonts w:ascii="Times New Roman" w:eastAsiaTheme="majorEastAsia" w:hAnsi="Times New Roman"/>
          <w:kern w:val="0"/>
          <w:szCs w:val="21"/>
        </w:rPr>
        <w:t>. YOLOv4: Optimal Speed and Accuracy of Object Detection. arXiv preprint arXiv:</w:t>
      </w:r>
      <w:r w:rsidRPr="00FC1BD9">
        <w:rPr>
          <w:rFonts w:ascii="Times New Roman" w:eastAsiaTheme="majorEastAsia" w:hAnsi="Times New Roman"/>
          <w:szCs w:val="21"/>
        </w:rPr>
        <w:t xml:space="preserve"> </w:t>
      </w:r>
      <w:r w:rsidRPr="00FC1BD9">
        <w:rPr>
          <w:rFonts w:ascii="Times New Roman" w:eastAsiaTheme="majorEastAsia" w:hAnsi="Times New Roman"/>
          <w:kern w:val="0"/>
          <w:szCs w:val="21"/>
        </w:rPr>
        <w:t>2004.10934, 2020.</w:t>
      </w:r>
    </w:p>
    <w:p w14:paraId="2C06114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[8]</w:t>
      </w:r>
      <w:r w:rsidRPr="00FC1BD9">
        <w:rPr>
          <w:rFonts w:ascii="Times New Roman" w:eastAsiaTheme="majorEastAsia" w:hAnsi="Times New Roman"/>
          <w:kern w:val="0"/>
          <w:szCs w:val="21"/>
        </w:rPr>
        <w:t>Tsung-Yi Lin, Michael Maire, Serge Belongie, James Hays, Pietro Perona, Deva Ramanan, Piotr Doll´ar, and C Lawrence Zitnick. Microsoft COCO: Common objects in context. In Proceedings of the European Conference on Computer Vision (ECCV), pages 740–755, 2014.</w:t>
      </w:r>
    </w:p>
    <w:p w14:paraId="7FD095B2" w14:textId="4EBFA37A"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[9] João F. Henriques, Rui Caseiro, Pedro Martins, and Jorge Batista. High-Speed Tracking with Kernelized Correlation Filters. arXiv:1404.7584v3, 2014.</w:t>
      </w:r>
    </w:p>
    <w:p w14:paraId="000BB884"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[10] A. Vedaldi, V. Gulshan, M. Varma, and A. Zisserman, “Multiple kernels for object detection,” in ICCV, 2009.</w:t>
      </w:r>
    </w:p>
    <w:p w14:paraId="5CB25454" w14:textId="187EAD00"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[11] D. S. Bolme, J. R. Beveridge, B. A. Draper, and Y. M. Lui, “Visual object tracking using adaptive correlation filters,” in CVPR, 2010, pp. 2544–255.</w:t>
      </w:r>
    </w:p>
    <w:p w14:paraId="4059F315"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[12]</w:t>
      </w:r>
      <w:r w:rsidRPr="00FC1BD9">
        <w:rPr>
          <w:rFonts w:ascii="Times New Roman" w:eastAsiaTheme="majorEastAsia" w:hAnsi="Times New Roman"/>
          <w:szCs w:val="21"/>
        </w:rPr>
        <w:t>明宇</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基于视觉的植保无人机避障研究</w:t>
      </w:r>
      <w:r w:rsidRPr="00FC1BD9">
        <w:rPr>
          <w:rFonts w:ascii="Times New Roman" w:eastAsiaTheme="majorEastAsia" w:hAnsi="Times New Roman"/>
          <w:szCs w:val="21"/>
        </w:rPr>
        <w:t>[D].</w:t>
      </w:r>
      <w:r w:rsidRPr="00FC1BD9">
        <w:rPr>
          <w:rFonts w:ascii="Times New Roman" w:eastAsiaTheme="majorEastAsia" w:hAnsi="Times New Roman"/>
          <w:szCs w:val="21"/>
        </w:rPr>
        <w:t>沈阳理工大学</w:t>
      </w:r>
      <w:r w:rsidRPr="00FC1BD9">
        <w:rPr>
          <w:rFonts w:ascii="Times New Roman" w:eastAsiaTheme="majorEastAsia" w:hAnsi="Times New Roman"/>
          <w:szCs w:val="21"/>
        </w:rPr>
        <w:t>,2019.</w:t>
      </w:r>
    </w:p>
    <w:p w14:paraId="140ED800" w14:textId="038821A0" w:rsidR="009B6F45"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[13]</w:t>
      </w:r>
      <w:r w:rsidRPr="00FC1BD9">
        <w:rPr>
          <w:rFonts w:ascii="Times New Roman" w:eastAsiaTheme="majorEastAsia" w:hAnsi="Times New Roman"/>
          <w:szCs w:val="21"/>
        </w:rPr>
        <w:t>杨娟娟</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基于深度学习的农用无人机避障系统研究</w:t>
      </w:r>
      <w:r w:rsidRPr="00FC1BD9">
        <w:rPr>
          <w:rFonts w:ascii="Times New Roman" w:eastAsiaTheme="majorEastAsia" w:hAnsi="Times New Roman"/>
          <w:szCs w:val="21"/>
        </w:rPr>
        <w:t>[D].</w:t>
      </w:r>
      <w:r w:rsidRPr="00FC1BD9">
        <w:rPr>
          <w:rFonts w:ascii="Times New Roman" w:eastAsiaTheme="majorEastAsia" w:hAnsi="Times New Roman"/>
          <w:szCs w:val="21"/>
        </w:rPr>
        <w:t>甘肃农业大学</w:t>
      </w:r>
      <w:r w:rsidRPr="00FC1BD9">
        <w:rPr>
          <w:rFonts w:ascii="Times New Roman" w:eastAsiaTheme="majorEastAsia" w:hAnsi="Times New Roman"/>
          <w:szCs w:val="21"/>
        </w:rPr>
        <w:t>,2019.</w:t>
      </w:r>
    </w:p>
    <w:sectPr w:rsidR="009B6F45" w:rsidRPr="00FC1BD9" w:rsidSect="00EE1578">
      <w:headerReference w:type="default" r:id="rId23"/>
      <w:footerReference w:type="default" r:id="rId24"/>
      <w:headerReference w:type="first" r:id="rId25"/>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5F4F3F" w14:textId="77777777" w:rsidR="00C46CE6" w:rsidRDefault="00C46CE6">
      <w:r>
        <w:separator/>
      </w:r>
    </w:p>
  </w:endnote>
  <w:endnote w:type="continuationSeparator" w:id="0">
    <w:p w14:paraId="791E147E" w14:textId="77777777" w:rsidR="00C46CE6" w:rsidRDefault="00C46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9BD03" w14:textId="3870B6E3" w:rsidR="00B30DB0" w:rsidRDefault="00B30DB0">
    <w:pPr>
      <w:pStyle w:val="a8"/>
      <w:jc w:val="center"/>
    </w:pPr>
    <w:r>
      <w:fldChar w:fldCharType="begin"/>
    </w:r>
    <w:r>
      <w:instrText>PAGE   \* MERGEFORMAT</w:instrText>
    </w:r>
    <w:r>
      <w:fldChar w:fldCharType="separate"/>
    </w:r>
    <w:r w:rsidR="00094C30" w:rsidRPr="00094C30">
      <w:rPr>
        <w:noProof/>
        <w:lang w:val="zh-CN"/>
      </w:rPr>
      <w:t>5</w:t>
    </w:r>
    <w:r>
      <w:fldChar w:fldCharType="end"/>
    </w:r>
  </w:p>
  <w:p w14:paraId="6524F660" w14:textId="77777777" w:rsidR="00B30DB0" w:rsidRDefault="00B30D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B85801" w14:textId="77777777" w:rsidR="00C46CE6" w:rsidRDefault="00C46CE6">
      <w:r>
        <w:separator/>
      </w:r>
    </w:p>
  </w:footnote>
  <w:footnote w:type="continuationSeparator" w:id="0">
    <w:p w14:paraId="5BC0ECBB" w14:textId="77777777" w:rsidR="00C46CE6" w:rsidRDefault="00C46C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DFBE8" w14:textId="55D83645" w:rsidR="00B30DB0" w:rsidRPr="00C51C04" w:rsidRDefault="00C51C04" w:rsidP="009D7587">
    <w:pPr>
      <w:spacing w:line="360" w:lineRule="auto"/>
      <w:jc w:val="center"/>
      <w:rPr>
        <w:rFonts w:asciiTheme="majorEastAsia" w:eastAsiaTheme="majorEastAsia" w:hAnsiTheme="majorEastAsia"/>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2D616" w14:textId="334660B6" w:rsidR="00B30DB0" w:rsidRPr="00C51C04" w:rsidRDefault="00C51C04" w:rsidP="00794E5E">
    <w:pPr>
      <w:spacing w:line="360" w:lineRule="auto"/>
      <w:jc w:val="center"/>
      <w:rPr>
        <w:rFonts w:ascii="Times New Roman" w:eastAsiaTheme="majorEastAsia" w:hAnsi="Times New Roman"/>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20377"/>
    <w:multiLevelType w:val="hybridMultilevel"/>
    <w:tmpl w:val="041AA120"/>
    <w:lvl w:ilvl="0" w:tplc="5274A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41EF8"/>
    <w:multiLevelType w:val="hybridMultilevel"/>
    <w:tmpl w:val="7AD0DA20"/>
    <w:lvl w:ilvl="0" w:tplc="CAAA5A1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1C60D0"/>
    <w:multiLevelType w:val="hybridMultilevel"/>
    <w:tmpl w:val="16C4C73E"/>
    <w:lvl w:ilvl="0" w:tplc="185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AF448E"/>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AA3210"/>
    <w:multiLevelType w:val="hybridMultilevel"/>
    <w:tmpl w:val="54C44AA0"/>
    <w:lvl w:ilvl="0" w:tplc="0360C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1B899E"/>
    <w:multiLevelType w:val="multilevel"/>
    <w:tmpl w:val="E43C8C8A"/>
    <w:lvl w:ilvl="0">
      <w:start w:val="1"/>
      <w:numFmt w:val="decimal"/>
      <w:pStyle w:val="1"/>
      <w:lvlText w:val="%1."/>
      <w:lvlJc w:val="left"/>
      <w:pPr>
        <w:tabs>
          <w:tab w:val="num" w:pos="432"/>
        </w:tabs>
        <w:ind w:left="0" w:firstLine="0"/>
      </w:pPr>
      <w:rPr>
        <w:rFonts w:hint="default"/>
      </w:rPr>
    </w:lvl>
    <w:lvl w:ilvl="1">
      <w:start w:val="1"/>
      <w:numFmt w:val="decimal"/>
      <w:pStyle w:val="2"/>
      <w:lvlText w:val="%1.%2."/>
      <w:lvlJc w:val="left"/>
      <w:pPr>
        <w:tabs>
          <w:tab w:val="num" w:pos="575"/>
        </w:tabs>
        <w:ind w:left="0" w:firstLine="0"/>
      </w:pPr>
      <w:rPr>
        <w:rFonts w:hint="default"/>
      </w:rPr>
    </w:lvl>
    <w:lvl w:ilvl="2">
      <w:start w:val="1"/>
      <w:numFmt w:val="decimal"/>
      <w:pStyle w:val="3"/>
      <w:lvlText w:val="%1.%2.%3."/>
      <w:lvlJc w:val="left"/>
      <w:pPr>
        <w:tabs>
          <w:tab w:val="num" w:pos="720"/>
        </w:tabs>
        <w:ind w:left="0" w:firstLine="0"/>
      </w:pPr>
      <w:rPr>
        <w:rFonts w:ascii="Times New Roman" w:eastAsia="宋体" w:hAnsi="Times New Roman" w:cs="Times New Roman" w:hint="default"/>
      </w:rPr>
    </w:lvl>
    <w:lvl w:ilvl="3">
      <w:start w:val="1"/>
      <w:numFmt w:val="decimal"/>
      <w:pStyle w:val="4"/>
      <w:lvlText w:val="%1.%2.%3.%4."/>
      <w:lvlJc w:val="left"/>
      <w:pPr>
        <w:tabs>
          <w:tab w:val="num" w:pos="864"/>
        </w:tabs>
        <w:ind w:left="0" w:firstLine="0"/>
      </w:pPr>
      <w:rPr>
        <w:rFonts w:asciiTheme="minorEastAsia" w:eastAsia="宋体" w:hAnsiTheme="minorEastAsia"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6" w15:restartNumberingAfterBreak="0">
    <w:nsid w:val="64DE5526"/>
    <w:multiLevelType w:val="hybridMultilevel"/>
    <w:tmpl w:val="EB12B3F4"/>
    <w:lvl w:ilvl="0" w:tplc="CAAA5A1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F74A5E"/>
    <w:multiLevelType w:val="multilevel"/>
    <w:tmpl w:val="0409001D"/>
    <w:styleLink w:val="20"/>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D613D9"/>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D20EE4"/>
    <w:multiLevelType w:val="hybridMultilevel"/>
    <w:tmpl w:val="09822E3A"/>
    <w:lvl w:ilvl="0" w:tplc="F8BA9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2"/>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9"/>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ihw">
    <w15:presenceInfo w15:providerId="None" w15:userId="shih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6E2"/>
    <w:rsid w:val="000015BC"/>
    <w:rsid w:val="00001F4B"/>
    <w:rsid w:val="00007839"/>
    <w:rsid w:val="000164AB"/>
    <w:rsid w:val="000231FA"/>
    <w:rsid w:val="0003075C"/>
    <w:rsid w:val="00034034"/>
    <w:rsid w:val="000345C8"/>
    <w:rsid w:val="00037595"/>
    <w:rsid w:val="00041CD6"/>
    <w:rsid w:val="00042D0E"/>
    <w:rsid w:val="00043285"/>
    <w:rsid w:val="00055878"/>
    <w:rsid w:val="00057192"/>
    <w:rsid w:val="00065ED4"/>
    <w:rsid w:val="000667A3"/>
    <w:rsid w:val="00070815"/>
    <w:rsid w:val="00071D1D"/>
    <w:rsid w:val="000763B5"/>
    <w:rsid w:val="000778B9"/>
    <w:rsid w:val="00082812"/>
    <w:rsid w:val="00094C30"/>
    <w:rsid w:val="0009645F"/>
    <w:rsid w:val="000A33A4"/>
    <w:rsid w:val="000A3A41"/>
    <w:rsid w:val="000A5F30"/>
    <w:rsid w:val="000A70BA"/>
    <w:rsid w:val="000B1DC5"/>
    <w:rsid w:val="000B2721"/>
    <w:rsid w:val="000B29D2"/>
    <w:rsid w:val="000C10C5"/>
    <w:rsid w:val="000C3988"/>
    <w:rsid w:val="000D2AD0"/>
    <w:rsid w:val="000D31D8"/>
    <w:rsid w:val="000E11D1"/>
    <w:rsid w:val="000E3923"/>
    <w:rsid w:val="000E497F"/>
    <w:rsid w:val="000E4983"/>
    <w:rsid w:val="000F48ED"/>
    <w:rsid w:val="0010126B"/>
    <w:rsid w:val="00104C19"/>
    <w:rsid w:val="00105A76"/>
    <w:rsid w:val="00106C20"/>
    <w:rsid w:val="0011209C"/>
    <w:rsid w:val="00114104"/>
    <w:rsid w:val="00131AB6"/>
    <w:rsid w:val="001349B7"/>
    <w:rsid w:val="0013591A"/>
    <w:rsid w:val="0014351A"/>
    <w:rsid w:val="001441C6"/>
    <w:rsid w:val="00146214"/>
    <w:rsid w:val="001530BF"/>
    <w:rsid w:val="00157304"/>
    <w:rsid w:val="00160543"/>
    <w:rsid w:val="00160761"/>
    <w:rsid w:val="00163F4A"/>
    <w:rsid w:val="001643DE"/>
    <w:rsid w:val="001665F7"/>
    <w:rsid w:val="00166E9F"/>
    <w:rsid w:val="00170509"/>
    <w:rsid w:val="00180183"/>
    <w:rsid w:val="00183345"/>
    <w:rsid w:val="0019158D"/>
    <w:rsid w:val="00192515"/>
    <w:rsid w:val="00193D0F"/>
    <w:rsid w:val="00194732"/>
    <w:rsid w:val="001A0BE3"/>
    <w:rsid w:val="001A3A0B"/>
    <w:rsid w:val="001A476A"/>
    <w:rsid w:val="001A477D"/>
    <w:rsid w:val="001B20D4"/>
    <w:rsid w:val="001B3450"/>
    <w:rsid w:val="001B4A10"/>
    <w:rsid w:val="001C278A"/>
    <w:rsid w:val="001D5CD1"/>
    <w:rsid w:val="001D74DA"/>
    <w:rsid w:val="001D7CBB"/>
    <w:rsid w:val="001E531A"/>
    <w:rsid w:val="001F3130"/>
    <w:rsid w:val="001F4453"/>
    <w:rsid w:val="001F5000"/>
    <w:rsid w:val="001F5DBE"/>
    <w:rsid w:val="00202D3B"/>
    <w:rsid w:val="0020500D"/>
    <w:rsid w:val="00205199"/>
    <w:rsid w:val="002059F4"/>
    <w:rsid w:val="002061F5"/>
    <w:rsid w:val="00206D90"/>
    <w:rsid w:val="00211DCD"/>
    <w:rsid w:val="00212949"/>
    <w:rsid w:val="00212EF3"/>
    <w:rsid w:val="00213B8A"/>
    <w:rsid w:val="00215053"/>
    <w:rsid w:val="00217FA3"/>
    <w:rsid w:val="0022323C"/>
    <w:rsid w:val="00227614"/>
    <w:rsid w:val="0023106E"/>
    <w:rsid w:val="00232040"/>
    <w:rsid w:val="002330D0"/>
    <w:rsid w:val="00233566"/>
    <w:rsid w:val="00235F81"/>
    <w:rsid w:val="00237E7A"/>
    <w:rsid w:val="0024119F"/>
    <w:rsid w:val="002416D5"/>
    <w:rsid w:val="002466E2"/>
    <w:rsid w:val="0025054D"/>
    <w:rsid w:val="002507A6"/>
    <w:rsid w:val="00251591"/>
    <w:rsid w:val="002533FC"/>
    <w:rsid w:val="002543C0"/>
    <w:rsid w:val="0026441B"/>
    <w:rsid w:val="002663BD"/>
    <w:rsid w:val="002708D1"/>
    <w:rsid w:val="002710F9"/>
    <w:rsid w:val="00275DCF"/>
    <w:rsid w:val="0027661D"/>
    <w:rsid w:val="0028048C"/>
    <w:rsid w:val="0028328E"/>
    <w:rsid w:val="00285090"/>
    <w:rsid w:val="0028656A"/>
    <w:rsid w:val="00291AA7"/>
    <w:rsid w:val="00291F07"/>
    <w:rsid w:val="00294361"/>
    <w:rsid w:val="00295701"/>
    <w:rsid w:val="00295FFA"/>
    <w:rsid w:val="00297D9B"/>
    <w:rsid w:val="002A2262"/>
    <w:rsid w:val="002A45B2"/>
    <w:rsid w:val="002B304D"/>
    <w:rsid w:val="002B4C4F"/>
    <w:rsid w:val="002B58DF"/>
    <w:rsid w:val="002B59D3"/>
    <w:rsid w:val="002C381C"/>
    <w:rsid w:val="002C56EE"/>
    <w:rsid w:val="002C584F"/>
    <w:rsid w:val="002D0201"/>
    <w:rsid w:val="002D385B"/>
    <w:rsid w:val="002D42F9"/>
    <w:rsid w:val="002E2B72"/>
    <w:rsid w:val="002E3196"/>
    <w:rsid w:val="002E62DA"/>
    <w:rsid w:val="002E6BFB"/>
    <w:rsid w:val="002F0CC0"/>
    <w:rsid w:val="002F3264"/>
    <w:rsid w:val="00300691"/>
    <w:rsid w:val="00312880"/>
    <w:rsid w:val="00313094"/>
    <w:rsid w:val="00336D92"/>
    <w:rsid w:val="003416B0"/>
    <w:rsid w:val="00342D11"/>
    <w:rsid w:val="003443EF"/>
    <w:rsid w:val="00347C84"/>
    <w:rsid w:val="003518FA"/>
    <w:rsid w:val="0035377B"/>
    <w:rsid w:val="00363351"/>
    <w:rsid w:val="00363D1D"/>
    <w:rsid w:val="00366FA8"/>
    <w:rsid w:val="00370E9E"/>
    <w:rsid w:val="00371E36"/>
    <w:rsid w:val="003734CA"/>
    <w:rsid w:val="0037495F"/>
    <w:rsid w:val="0037565D"/>
    <w:rsid w:val="00375BCB"/>
    <w:rsid w:val="00385DB9"/>
    <w:rsid w:val="00387BFB"/>
    <w:rsid w:val="00387F00"/>
    <w:rsid w:val="0039045B"/>
    <w:rsid w:val="00392189"/>
    <w:rsid w:val="00394B35"/>
    <w:rsid w:val="00394B44"/>
    <w:rsid w:val="003A003E"/>
    <w:rsid w:val="003A2274"/>
    <w:rsid w:val="003A5279"/>
    <w:rsid w:val="003B5D83"/>
    <w:rsid w:val="003C4A16"/>
    <w:rsid w:val="003D3848"/>
    <w:rsid w:val="003F45F9"/>
    <w:rsid w:val="003F5F53"/>
    <w:rsid w:val="003F6392"/>
    <w:rsid w:val="00400252"/>
    <w:rsid w:val="00400F77"/>
    <w:rsid w:val="00404487"/>
    <w:rsid w:val="0040716A"/>
    <w:rsid w:val="00410FC6"/>
    <w:rsid w:val="004138F9"/>
    <w:rsid w:val="00415901"/>
    <w:rsid w:val="00423A26"/>
    <w:rsid w:val="00427C13"/>
    <w:rsid w:val="004303F2"/>
    <w:rsid w:val="00432659"/>
    <w:rsid w:val="00434A17"/>
    <w:rsid w:val="00441E2B"/>
    <w:rsid w:val="0044214F"/>
    <w:rsid w:val="0044284D"/>
    <w:rsid w:val="00443A0A"/>
    <w:rsid w:val="00443A38"/>
    <w:rsid w:val="004505F8"/>
    <w:rsid w:val="004544AF"/>
    <w:rsid w:val="00455473"/>
    <w:rsid w:val="00456319"/>
    <w:rsid w:val="004577DD"/>
    <w:rsid w:val="00463D75"/>
    <w:rsid w:val="004643BE"/>
    <w:rsid w:val="00466593"/>
    <w:rsid w:val="0046779E"/>
    <w:rsid w:val="00470D3E"/>
    <w:rsid w:val="00474714"/>
    <w:rsid w:val="00477BF6"/>
    <w:rsid w:val="004808F1"/>
    <w:rsid w:val="004866A6"/>
    <w:rsid w:val="00490722"/>
    <w:rsid w:val="00491558"/>
    <w:rsid w:val="004948D6"/>
    <w:rsid w:val="004A360E"/>
    <w:rsid w:val="004B268B"/>
    <w:rsid w:val="004B4D7A"/>
    <w:rsid w:val="004B5398"/>
    <w:rsid w:val="004D04E3"/>
    <w:rsid w:val="004D11A9"/>
    <w:rsid w:val="004D11FB"/>
    <w:rsid w:val="004D5223"/>
    <w:rsid w:val="004E0F16"/>
    <w:rsid w:val="004E316F"/>
    <w:rsid w:val="004F0B0C"/>
    <w:rsid w:val="004F25E7"/>
    <w:rsid w:val="004F5F63"/>
    <w:rsid w:val="004F7BFF"/>
    <w:rsid w:val="00505E29"/>
    <w:rsid w:val="00506389"/>
    <w:rsid w:val="00506AA0"/>
    <w:rsid w:val="00507165"/>
    <w:rsid w:val="00510F2B"/>
    <w:rsid w:val="00516895"/>
    <w:rsid w:val="005213F5"/>
    <w:rsid w:val="00522102"/>
    <w:rsid w:val="00534244"/>
    <w:rsid w:val="0053662F"/>
    <w:rsid w:val="00536F2B"/>
    <w:rsid w:val="00542D78"/>
    <w:rsid w:val="0054444B"/>
    <w:rsid w:val="00545E38"/>
    <w:rsid w:val="0055072D"/>
    <w:rsid w:val="005507CC"/>
    <w:rsid w:val="0055538A"/>
    <w:rsid w:val="00557BDF"/>
    <w:rsid w:val="00557DC4"/>
    <w:rsid w:val="00560F8D"/>
    <w:rsid w:val="005621FB"/>
    <w:rsid w:val="005640EA"/>
    <w:rsid w:val="00572383"/>
    <w:rsid w:val="00575353"/>
    <w:rsid w:val="00576989"/>
    <w:rsid w:val="0058459F"/>
    <w:rsid w:val="005847B5"/>
    <w:rsid w:val="00584FC2"/>
    <w:rsid w:val="005866A1"/>
    <w:rsid w:val="00587780"/>
    <w:rsid w:val="00587C50"/>
    <w:rsid w:val="005958D5"/>
    <w:rsid w:val="00597707"/>
    <w:rsid w:val="005A16F5"/>
    <w:rsid w:val="005A1BB7"/>
    <w:rsid w:val="005B0C82"/>
    <w:rsid w:val="005B0DC9"/>
    <w:rsid w:val="005B0E26"/>
    <w:rsid w:val="005B186A"/>
    <w:rsid w:val="005B2B11"/>
    <w:rsid w:val="005C5F59"/>
    <w:rsid w:val="005C70A1"/>
    <w:rsid w:val="005C796F"/>
    <w:rsid w:val="005D03BD"/>
    <w:rsid w:val="005D062A"/>
    <w:rsid w:val="005D3865"/>
    <w:rsid w:val="005D4B2E"/>
    <w:rsid w:val="005D56C3"/>
    <w:rsid w:val="005D6B08"/>
    <w:rsid w:val="005D6C65"/>
    <w:rsid w:val="005E1BAE"/>
    <w:rsid w:val="005E568C"/>
    <w:rsid w:val="005E5F5E"/>
    <w:rsid w:val="005E7C54"/>
    <w:rsid w:val="005F0151"/>
    <w:rsid w:val="005F7881"/>
    <w:rsid w:val="00606B67"/>
    <w:rsid w:val="006072A6"/>
    <w:rsid w:val="00607ED2"/>
    <w:rsid w:val="00611452"/>
    <w:rsid w:val="00614004"/>
    <w:rsid w:val="00623E03"/>
    <w:rsid w:val="006250D6"/>
    <w:rsid w:val="00630FBA"/>
    <w:rsid w:val="006359F7"/>
    <w:rsid w:val="0064056E"/>
    <w:rsid w:val="0064239C"/>
    <w:rsid w:val="00642463"/>
    <w:rsid w:val="00646A58"/>
    <w:rsid w:val="00647F34"/>
    <w:rsid w:val="00654ACE"/>
    <w:rsid w:val="0065521C"/>
    <w:rsid w:val="006564DF"/>
    <w:rsid w:val="006663AF"/>
    <w:rsid w:val="00666D22"/>
    <w:rsid w:val="00667C53"/>
    <w:rsid w:val="006727A4"/>
    <w:rsid w:val="00674F99"/>
    <w:rsid w:val="00680450"/>
    <w:rsid w:val="00682241"/>
    <w:rsid w:val="006829F4"/>
    <w:rsid w:val="006876A6"/>
    <w:rsid w:val="006936D8"/>
    <w:rsid w:val="006958B8"/>
    <w:rsid w:val="00697877"/>
    <w:rsid w:val="006A197E"/>
    <w:rsid w:val="006A2221"/>
    <w:rsid w:val="006A6997"/>
    <w:rsid w:val="006A7792"/>
    <w:rsid w:val="006B5A6D"/>
    <w:rsid w:val="006B5C0F"/>
    <w:rsid w:val="006B67DA"/>
    <w:rsid w:val="006C4137"/>
    <w:rsid w:val="006C576E"/>
    <w:rsid w:val="006C5786"/>
    <w:rsid w:val="006D67C7"/>
    <w:rsid w:val="007008CE"/>
    <w:rsid w:val="00701483"/>
    <w:rsid w:val="00701ED0"/>
    <w:rsid w:val="00702031"/>
    <w:rsid w:val="00705BC5"/>
    <w:rsid w:val="00706DDA"/>
    <w:rsid w:val="00711285"/>
    <w:rsid w:val="007244CC"/>
    <w:rsid w:val="00726DAA"/>
    <w:rsid w:val="007422BF"/>
    <w:rsid w:val="00746646"/>
    <w:rsid w:val="00746EC3"/>
    <w:rsid w:val="00746ED9"/>
    <w:rsid w:val="007538A4"/>
    <w:rsid w:val="007570BF"/>
    <w:rsid w:val="0076125F"/>
    <w:rsid w:val="00766598"/>
    <w:rsid w:val="00771549"/>
    <w:rsid w:val="007734A5"/>
    <w:rsid w:val="00783F92"/>
    <w:rsid w:val="007875B5"/>
    <w:rsid w:val="007936DA"/>
    <w:rsid w:val="00793B07"/>
    <w:rsid w:val="00794E5E"/>
    <w:rsid w:val="007951ED"/>
    <w:rsid w:val="00797C1C"/>
    <w:rsid w:val="007A19A4"/>
    <w:rsid w:val="007A2A30"/>
    <w:rsid w:val="007A31B4"/>
    <w:rsid w:val="007A60A6"/>
    <w:rsid w:val="007A719C"/>
    <w:rsid w:val="007B21C2"/>
    <w:rsid w:val="007B652E"/>
    <w:rsid w:val="007B66CC"/>
    <w:rsid w:val="007B791B"/>
    <w:rsid w:val="007D08AC"/>
    <w:rsid w:val="007E003E"/>
    <w:rsid w:val="007E1C77"/>
    <w:rsid w:val="007E2C1B"/>
    <w:rsid w:val="007E3F96"/>
    <w:rsid w:val="007F08CE"/>
    <w:rsid w:val="007F786B"/>
    <w:rsid w:val="0080570D"/>
    <w:rsid w:val="008107E2"/>
    <w:rsid w:val="00813B0F"/>
    <w:rsid w:val="00815B31"/>
    <w:rsid w:val="008168C5"/>
    <w:rsid w:val="008200DB"/>
    <w:rsid w:val="00820D20"/>
    <w:rsid w:val="00827009"/>
    <w:rsid w:val="00827FDF"/>
    <w:rsid w:val="008369F1"/>
    <w:rsid w:val="00836DEB"/>
    <w:rsid w:val="00837F3A"/>
    <w:rsid w:val="008401E1"/>
    <w:rsid w:val="008450D1"/>
    <w:rsid w:val="00850881"/>
    <w:rsid w:val="008542F9"/>
    <w:rsid w:val="00855720"/>
    <w:rsid w:val="008609C2"/>
    <w:rsid w:val="00862154"/>
    <w:rsid w:val="00862DE2"/>
    <w:rsid w:val="008640B7"/>
    <w:rsid w:val="00867E01"/>
    <w:rsid w:val="0087552E"/>
    <w:rsid w:val="00876105"/>
    <w:rsid w:val="00877181"/>
    <w:rsid w:val="008777D1"/>
    <w:rsid w:val="00891910"/>
    <w:rsid w:val="008A5A7B"/>
    <w:rsid w:val="008B1991"/>
    <w:rsid w:val="008B33FE"/>
    <w:rsid w:val="008B3B07"/>
    <w:rsid w:val="008B3C81"/>
    <w:rsid w:val="008B488A"/>
    <w:rsid w:val="008B5BEB"/>
    <w:rsid w:val="008B605B"/>
    <w:rsid w:val="008B61F8"/>
    <w:rsid w:val="008B7711"/>
    <w:rsid w:val="008D0D0B"/>
    <w:rsid w:val="008D4942"/>
    <w:rsid w:val="008D7037"/>
    <w:rsid w:val="008E35DB"/>
    <w:rsid w:val="008E48CF"/>
    <w:rsid w:val="008F2771"/>
    <w:rsid w:val="008F5ACA"/>
    <w:rsid w:val="008F6A82"/>
    <w:rsid w:val="00900154"/>
    <w:rsid w:val="00900AD9"/>
    <w:rsid w:val="0090141B"/>
    <w:rsid w:val="00904598"/>
    <w:rsid w:val="00904E61"/>
    <w:rsid w:val="00910DDE"/>
    <w:rsid w:val="0091670D"/>
    <w:rsid w:val="009169CE"/>
    <w:rsid w:val="00916A4F"/>
    <w:rsid w:val="0091715F"/>
    <w:rsid w:val="009173B0"/>
    <w:rsid w:val="00920889"/>
    <w:rsid w:val="00921591"/>
    <w:rsid w:val="00930FF0"/>
    <w:rsid w:val="009340DA"/>
    <w:rsid w:val="00940175"/>
    <w:rsid w:val="00941ABC"/>
    <w:rsid w:val="0094538B"/>
    <w:rsid w:val="0094681C"/>
    <w:rsid w:val="00957CB3"/>
    <w:rsid w:val="00961DCA"/>
    <w:rsid w:val="0096241B"/>
    <w:rsid w:val="00965247"/>
    <w:rsid w:val="009738CC"/>
    <w:rsid w:val="0097462A"/>
    <w:rsid w:val="009761CA"/>
    <w:rsid w:val="009769D4"/>
    <w:rsid w:val="009830DB"/>
    <w:rsid w:val="00986A50"/>
    <w:rsid w:val="00986E45"/>
    <w:rsid w:val="0099029E"/>
    <w:rsid w:val="00990C44"/>
    <w:rsid w:val="00990CFC"/>
    <w:rsid w:val="00991DFC"/>
    <w:rsid w:val="00994456"/>
    <w:rsid w:val="009A33BE"/>
    <w:rsid w:val="009A5480"/>
    <w:rsid w:val="009A5A01"/>
    <w:rsid w:val="009B00A3"/>
    <w:rsid w:val="009B6F45"/>
    <w:rsid w:val="009B7855"/>
    <w:rsid w:val="009B7A19"/>
    <w:rsid w:val="009C561C"/>
    <w:rsid w:val="009C63D4"/>
    <w:rsid w:val="009D0FE8"/>
    <w:rsid w:val="009D25AE"/>
    <w:rsid w:val="009D417E"/>
    <w:rsid w:val="009D4E64"/>
    <w:rsid w:val="009D7587"/>
    <w:rsid w:val="009D7B63"/>
    <w:rsid w:val="00A001F6"/>
    <w:rsid w:val="00A02117"/>
    <w:rsid w:val="00A0276E"/>
    <w:rsid w:val="00A03414"/>
    <w:rsid w:val="00A129DB"/>
    <w:rsid w:val="00A20435"/>
    <w:rsid w:val="00A2049F"/>
    <w:rsid w:val="00A23C74"/>
    <w:rsid w:val="00A25D21"/>
    <w:rsid w:val="00A27EE7"/>
    <w:rsid w:val="00A30716"/>
    <w:rsid w:val="00A35FCF"/>
    <w:rsid w:val="00A36F80"/>
    <w:rsid w:val="00A408DD"/>
    <w:rsid w:val="00A43C96"/>
    <w:rsid w:val="00A473E7"/>
    <w:rsid w:val="00A50353"/>
    <w:rsid w:val="00A518E1"/>
    <w:rsid w:val="00A51CC9"/>
    <w:rsid w:val="00A5709D"/>
    <w:rsid w:val="00A65FFC"/>
    <w:rsid w:val="00A66A45"/>
    <w:rsid w:val="00A677E1"/>
    <w:rsid w:val="00A67C0B"/>
    <w:rsid w:val="00A7251F"/>
    <w:rsid w:val="00A75C95"/>
    <w:rsid w:val="00A76C5E"/>
    <w:rsid w:val="00A844E8"/>
    <w:rsid w:val="00A86C7F"/>
    <w:rsid w:val="00A917B1"/>
    <w:rsid w:val="00A93AFD"/>
    <w:rsid w:val="00A9795F"/>
    <w:rsid w:val="00AA1AA0"/>
    <w:rsid w:val="00AA2E7A"/>
    <w:rsid w:val="00AA3218"/>
    <w:rsid w:val="00AA4AE2"/>
    <w:rsid w:val="00AB2527"/>
    <w:rsid w:val="00AB668A"/>
    <w:rsid w:val="00AB69F8"/>
    <w:rsid w:val="00AC4165"/>
    <w:rsid w:val="00AC7ED0"/>
    <w:rsid w:val="00AD67F7"/>
    <w:rsid w:val="00AE406C"/>
    <w:rsid w:val="00AE7E2F"/>
    <w:rsid w:val="00AF211E"/>
    <w:rsid w:val="00AF35DB"/>
    <w:rsid w:val="00AF6D8C"/>
    <w:rsid w:val="00AF7287"/>
    <w:rsid w:val="00B0157F"/>
    <w:rsid w:val="00B02238"/>
    <w:rsid w:val="00B044C3"/>
    <w:rsid w:val="00B06DAF"/>
    <w:rsid w:val="00B110E0"/>
    <w:rsid w:val="00B1267F"/>
    <w:rsid w:val="00B20A66"/>
    <w:rsid w:val="00B21975"/>
    <w:rsid w:val="00B22162"/>
    <w:rsid w:val="00B22E39"/>
    <w:rsid w:val="00B23BAD"/>
    <w:rsid w:val="00B3089B"/>
    <w:rsid w:val="00B30DB0"/>
    <w:rsid w:val="00B3380C"/>
    <w:rsid w:val="00B360A7"/>
    <w:rsid w:val="00B432CA"/>
    <w:rsid w:val="00B43CEC"/>
    <w:rsid w:val="00B44186"/>
    <w:rsid w:val="00B45BB6"/>
    <w:rsid w:val="00B526CE"/>
    <w:rsid w:val="00B56410"/>
    <w:rsid w:val="00B57D6B"/>
    <w:rsid w:val="00B65B06"/>
    <w:rsid w:val="00B664FD"/>
    <w:rsid w:val="00B67409"/>
    <w:rsid w:val="00B67759"/>
    <w:rsid w:val="00B67873"/>
    <w:rsid w:val="00B70339"/>
    <w:rsid w:val="00B766D0"/>
    <w:rsid w:val="00B7713D"/>
    <w:rsid w:val="00B77351"/>
    <w:rsid w:val="00B82406"/>
    <w:rsid w:val="00B84324"/>
    <w:rsid w:val="00B86678"/>
    <w:rsid w:val="00B877C7"/>
    <w:rsid w:val="00B9213D"/>
    <w:rsid w:val="00B92452"/>
    <w:rsid w:val="00B94E55"/>
    <w:rsid w:val="00B96139"/>
    <w:rsid w:val="00B9716D"/>
    <w:rsid w:val="00BA03FF"/>
    <w:rsid w:val="00BA642C"/>
    <w:rsid w:val="00BB1E92"/>
    <w:rsid w:val="00BC1FF5"/>
    <w:rsid w:val="00BC277D"/>
    <w:rsid w:val="00BD6F66"/>
    <w:rsid w:val="00BE2876"/>
    <w:rsid w:val="00BE2CFA"/>
    <w:rsid w:val="00BE351B"/>
    <w:rsid w:val="00BE6E01"/>
    <w:rsid w:val="00BF3A7A"/>
    <w:rsid w:val="00BF58F2"/>
    <w:rsid w:val="00C102AD"/>
    <w:rsid w:val="00C11E7C"/>
    <w:rsid w:val="00C11EF8"/>
    <w:rsid w:val="00C123E8"/>
    <w:rsid w:val="00C12B24"/>
    <w:rsid w:val="00C13786"/>
    <w:rsid w:val="00C13C14"/>
    <w:rsid w:val="00C13FD6"/>
    <w:rsid w:val="00C2097A"/>
    <w:rsid w:val="00C25A13"/>
    <w:rsid w:val="00C26469"/>
    <w:rsid w:val="00C30B4D"/>
    <w:rsid w:val="00C3118B"/>
    <w:rsid w:val="00C31415"/>
    <w:rsid w:val="00C40EED"/>
    <w:rsid w:val="00C46CE6"/>
    <w:rsid w:val="00C47C08"/>
    <w:rsid w:val="00C5075A"/>
    <w:rsid w:val="00C51C04"/>
    <w:rsid w:val="00C56C1C"/>
    <w:rsid w:val="00C65691"/>
    <w:rsid w:val="00C66442"/>
    <w:rsid w:val="00C67475"/>
    <w:rsid w:val="00C755EC"/>
    <w:rsid w:val="00C81994"/>
    <w:rsid w:val="00C81A64"/>
    <w:rsid w:val="00C8368E"/>
    <w:rsid w:val="00C8637B"/>
    <w:rsid w:val="00C94647"/>
    <w:rsid w:val="00C94AE3"/>
    <w:rsid w:val="00C96581"/>
    <w:rsid w:val="00CA6CDC"/>
    <w:rsid w:val="00CA744F"/>
    <w:rsid w:val="00CB1E8D"/>
    <w:rsid w:val="00CB6A22"/>
    <w:rsid w:val="00CC1116"/>
    <w:rsid w:val="00CC68B9"/>
    <w:rsid w:val="00CD0413"/>
    <w:rsid w:val="00CD67C6"/>
    <w:rsid w:val="00CE319C"/>
    <w:rsid w:val="00CE3A12"/>
    <w:rsid w:val="00CE4081"/>
    <w:rsid w:val="00CE795F"/>
    <w:rsid w:val="00CF5143"/>
    <w:rsid w:val="00CF6AB7"/>
    <w:rsid w:val="00D0038A"/>
    <w:rsid w:val="00D00645"/>
    <w:rsid w:val="00D027EF"/>
    <w:rsid w:val="00D07E79"/>
    <w:rsid w:val="00D13E2B"/>
    <w:rsid w:val="00D2222D"/>
    <w:rsid w:val="00D22965"/>
    <w:rsid w:val="00D27393"/>
    <w:rsid w:val="00D336FB"/>
    <w:rsid w:val="00D36547"/>
    <w:rsid w:val="00D40BAF"/>
    <w:rsid w:val="00D41B55"/>
    <w:rsid w:val="00D51F7A"/>
    <w:rsid w:val="00D569BD"/>
    <w:rsid w:val="00D64D3B"/>
    <w:rsid w:val="00D665CE"/>
    <w:rsid w:val="00D66988"/>
    <w:rsid w:val="00D70DDB"/>
    <w:rsid w:val="00D81647"/>
    <w:rsid w:val="00D85844"/>
    <w:rsid w:val="00D86CCE"/>
    <w:rsid w:val="00D87BFC"/>
    <w:rsid w:val="00D915B2"/>
    <w:rsid w:val="00D9398D"/>
    <w:rsid w:val="00DA20E8"/>
    <w:rsid w:val="00DA7A67"/>
    <w:rsid w:val="00DA7EC9"/>
    <w:rsid w:val="00DB05EE"/>
    <w:rsid w:val="00DB128E"/>
    <w:rsid w:val="00DB7362"/>
    <w:rsid w:val="00DC26BE"/>
    <w:rsid w:val="00DC699F"/>
    <w:rsid w:val="00DC6BC4"/>
    <w:rsid w:val="00DC74EB"/>
    <w:rsid w:val="00DD0331"/>
    <w:rsid w:val="00DD166A"/>
    <w:rsid w:val="00DD4024"/>
    <w:rsid w:val="00DE3549"/>
    <w:rsid w:val="00DE7A7C"/>
    <w:rsid w:val="00DF054B"/>
    <w:rsid w:val="00DF1611"/>
    <w:rsid w:val="00DF2A2D"/>
    <w:rsid w:val="00DF3EE9"/>
    <w:rsid w:val="00DF46E8"/>
    <w:rsid w:val="00DF4CB2"/>
    <w:rsid w:val="00E13E88"/>
    <w:rsid w:val="00E14539"/>
    <w:rsid w:val="00E31581"/>
    <w:rsid w:val="00E32FD6"/>
    <w:rsid w:val="00E3365B"/>
    <w:rsid w:val="00E33C6D"/>
    <w:rsid w:val="00E467D9"/>
    <w:rsid w:val="00E474D4"/>
    <w:rsid w:val="00E546F7"/>
    <w:rsid w:val="00E653EE"/>
    <w:rsid w:val="00E712FC"/>
    <w:rsid w:val="00E77304"/>
    <w:rsid w:val="00E83B59"/>
    <w:rsid w:val="00E84F8B"/>
    <w:rsid w:val="00E84FE4"/>
    <w:rsid w:val="00E87A07"/>
    <w:rsid w:val="00E90DAB"/>
    <w:rsid w:val="00E94940"/>
    <w:rsid w:val="00E95C87"/>
    <w:rsid w:val="00EA0437"/>
    <w:rsid w:val="00EA46F2"/>
    <w:rsid w:val="00EA5E3C"/>
    <w:rsid w:val="00EA7D56"/>
    <w:rsid w:val="00EB4D4D"/>
    <w:rsid w:val="00EB5D2E"/>
    <w:rsid w:val="00EB79A6"/>
    <w:rsid w:val="00EC4871"/>
    <w:rsid w:val="00EC63A4"/>
    <w:rsid w:val="00ED3CCE"/>
    <w:rsid w:val="00ED3F73"/>
    <w:rsid w:val="00ED42D9"/>
    <w:rsid w:val="00EE1578"/>
    <w:rsid w:val="00EE188A"/>
    <w:rsid w:val="00EE2E5F"/>
    <w:rsid w:val="00EE357E"/>
    <w:rsid w:val="00EF3518"/>
    <w:rsid w:val="00EF4BE8"/>
    <w:rsid w:val="00EF5A98"/>
    <w:rsid w:val="00EF7358"/>
    <w:rsid w:val="00EF79C0"/>
    <w:rsid w:val="00F05AF7"/>
    <w:rsid w:val="00F1254F"/>
    <w:rsid w:val="00F213F8"/>
    <w:rsid w:val="00F27C69"/>
    <w:rsid w:val="00F32F85"/>
    <w:rsid w:val="00F33C25"/>
    <w:rsid w:val="00F34244"/>
    <w:rsid w:val="00F36BD5"/>
    <w:rsid w:val="00F4042A"/>
    <w:rsid w:val="00F40983"/>
    <w:rsid w:val="00F42349"/>
    <w:rsid w:val="00F4426D"/>
    <w:rsid w:val="00F44ECF"/>
    <w:rsid w:val="00F45D88"/>
    <w:rsid w:val="00F47668"/>
    <w:rsid w:val="00F5058F"/>
    <w:rsid w:val="00F5101A"/>
    <w:rsid w:val="00F52CA8"/>
    <w:rsid w:val="00F540F2"/>
    <w:rsid w:val="00F57E16"/>
    <w:rsid w:val="00F6019E"/>
    <w:rsid w:val="00F71CE6"/>
    <w:rsid w:val="00F75907"/>
    <w:rsid w:val="00F8480D"/>
    <w:rsid w:val="00F84D8E"/>
    <w:rsid w:val="00F9149A"/>
    <w:rsid w:val="00FA104D"/>
    <w:rsid w:val="00FA1D85"/>
    <w:rsid w:val="00FA2B33"/>
    <w:rsid w:val="00FA43DA"/>
    <w:rsid w:val="00FA6189"/>
    <w:rsid w:val="00FB1A1F"/>
    <w:rsid w:val="00FB53DB"/>
    <w:rsid w:val="00FB5774"/>
    <w:rsid w:val="00FB65F6"/>
    <w:rsid w:val="00FC1BD9"/>
    <w:rsid w:val="00FC2A90"/>
    <w:rsid w:val="00FC2F0B"/>
    <w:rsid w:val="00FC76A2"/>
    <w:rsid w:val="00FC7FB4"/>
    <w:rsid w:val="00FD0D43"/>
    <w:rsid w:val="00FD16C2"/>
    <w:rsid w:val="00FD21F6"/>
    <w:rsid w:val="00FD3A60"/>
    <w:rsid w:val="00FD3B0B"/>
    <w:rsid w:val="00FF3C20"/>
    <w:rsid w:val="00FF59AE"/>
    <w:rsid w:val="04097F2D"/>
    <w:rsid w:val="05451EB3"/>
    <w:rsid w:val="05CA210C"/>
    <w:rsid w:val="0E3521DC"/>
    <w:rsid w:val="0E3634E0"/>
    <w:rsid w:val="10D4182A"/>
    <w:rsid w:val="1CE01DF0"/>
    <w:rsid w:val="29B07B75"/>
    <w:rsid w:val="2E04428C"/>
    <w:rsid w:val="2F2D4FF3"/>
    <w:rsid w:val="41B525D9"/>
    <w:rsid w:val="433E7EE2"/>
    <w:rsid w:val="45CE1495"/>
    <w:rsid w:val="4FBF6DE2"/>
    <w:rsid w:val="4FD164A3"/>
    <w:rsid w:val="4FE72524"/>
    <w:rsid w:val="504925C9"/>
    <w:rsid w:val="53556E2B"/>
    <w:rsid w:val="550B7314"/>
    <w:rsid w:val="58A00174"/>
    <w:rsid w:val="5AE03F27"/>
    <w:rsid w:val="5BF81170"/>
    <w:rsid w:val="5C2A2C44"/>
    <w:rsid w:val="5C7752C2"/>
    <w:rsid w:val="6277079A"/>
    <w:rsid w:val="68213264"/>
    <w:rsid w:val="69B14C74"/>
    <w:rsid w:val="6ABF15AE"/>
    <w:rsid w:val="6EC05342"/>
    <w:rsid w:val="70416737"/>
    <w:rsid w:val="759D1102"/>
    <w:rsid w:val="7CAB4B18"/>
    <w:rsid w:val="7DA13DAB"/>
    <w:rsid w:val="7DEF6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62ED6A"/>
  <w15:docId w15:val="{10181E67-D9F7-4BAC-8D9B-B2AFF019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Plain Text"/>
    <w:basedOn w:val="a"/>
    <w:link w:val="a5"/>
    <w:uiPriority w:val="99"/>
    <w:unhideWhenUsed/>
    <w:rPr>
      <w:rFonts w:ascii="宋体" w:hAnsi="Courier New" w:cs="Courier New"/>
      <w:szCs w:val="21"/>
    </w:rPr>
  </w:style>
  <w:style w:type="paragraph" w:styleId="a6">
    <w:name w:val="Balloon Text"/>
    <w:basedOn w:val="a"/>
    <w:link w:val="a7"/>
    <w:uiPriority w:val="99"/>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Title"/>
    <w:basedOn w:val="a"/>
    <w:next w:val="a"/>
    <w:link w:val="ae"/>
    <w:uiPriority w:val="10"/>
    <w:qFormat/>
    <w:pPr>
      <w:spacing w:before="240" w:after="60"/>
      <w:jc w:val="center"/>
      <w:outlineLvl w:val="0"/>
    </w:pPr>
    <w:rPr>
      <w:rFonts w:ascii="Cambria" w:hAnsi="Cambria"/>
      <w:b/>
      <w:bCs/>
      <w:sz w:val="32"/>
      <w:szCs w:val="32"/>
    </w:rPr>
  </w:style>
  <w:style w:type="character" w:styleId="af">
    <w:name w:val="Hyperlink"/>
    <w:basedOn w:val="a0"/>
    <w:uiPriority w:val="99"/>
    <w:unhideWhenUsed/>
    <w:rPr>
      <w:color w:val="0000FF"/>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rFonts w:ascii="Calibri" w:hAnsi="Calibri"/>
      <w:b/>
      <w:bCs/>
      <w:kern w:val="44"/>
      <w:sz w:val="44"/>
      <w:szCs w:val="44"/>
    </w:rPr>
  </w:style>
  <w:style w:type="character" w:customStyle="1" w:styleId="a7">
    <w:name w:val="批注框文本 字符"/>
    <w:basedOn w:val="a0"/>
    <w:link w:val="a6"/>
    <w:uiPriority w:val="99"/>
    <w:semiHidden/>
    <w:rPr>
      <w:sz w:val="18"/>
      <w:szCs w:val="18"/>
    </w:rPr>
  </w:style>
  <w:style w:type="character" w:customStyle="1" w:styleId="21">
    <w:name w:val="标题 2 字符"/>
    <w:basedOn w:val="a0"/>
    <w:link w:val="2"/>
    <w:uiPriority w:val="9"/>
    <w:rPr>
      <w:rFonts w:ascii="Cambria" w:hAnsi="Cambria"/>
      <w:b/>
      <w:bCs/>
      <w:kern w:val="2"/>
      <w:sz w:val="32"/>
      <w:szCs w:val="32"/>
    </w:rPr>
  </w:style>
  <w:style w:type="character" w:customStyle="1" w:styleId="30">
    <w:name w:val="标题 3 字符"/>
    <w:basedOn w:val="a0"/>
    <w:link w:val="3"/>
    <w:uiPriority w:val="9"/>
    <w:rPr>
      <w:rFonts w:ascii="Calibri" w:hAnsi="Calibri"/>
      <w:b/>
      <w:bCs/>
      <w:kern w:val="2"/>
      <w:sz w:val="32"/>
      <w:szCs w:val="32"/>
    </w:rPr>
  </w:style>
  <w:style w:type="character" w:customStyle="1" w:styleId="40">
    <w:name w:val="标题 4 字符"/>
    <w:basedOn w:val="a0"/>
    <w:link w:val="4"/>
    <w:uiPriority w:val="9"/>
    <w:rPr>
      <w:rFonts w:ascii="Cambria" w:hAnsi="Cambria"/>
      <w:b/>
      <w:bCs/>
      <w:kern w:val="2"/>
      <w:sz w:val="28"/>
      <w:szCs w:val="2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e">
    <w:name w:val="标题 字符"/>
    <w:basedOn w:val="a0"/>
    <w:link w:val="ad"/>
    <w:uiPriority w:val="10"/>
    <w:rPr>
      <w:rFonts w:ascii="Cambria" w:eastAsia="宋体" w:hAnsi="Cambria"/>
      <w:b/>
      <w:bCs/>
      <w:sz w:val="32"/>
      <w:szCs w:val="32"/>
    </w:rPr>
  </w:style>
  <w:style w:type="character" w:customStyle="1" w:styleId="a5">
    <w:name w:val="纯文本 字符"/>
    <w:basedOn w:val="a0"/>
    <w:link w:val="a4"/>
    <w:uiPriority w:val="99"/>
    <w:rPr>
      <w:rFonts w:ascii="宋体" w:eastAsia="宋体" w:hAnsi="Courier New" w:cs="Courier New"/>
      <w:szCs w:val="21"/>
    </w:rPr>
  </w:style>
  <w:style w:type="table" w:styleId="af0">
    <w:name w:val="Table Grid"/>
    <w:basedOn w:val="a1"/>
    <w:uiPriority w:val="39"/>
    <w:rsid w:val="00211DC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D0D4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FD0D43"/>
    <w:pPr>
      <w:ind w:leftChars="400" w:left="840"/>
    </w:pPr>
  </w:style>
  <w:style w:type="character" w:customStyle="1" w:styleId="af1">
    <w:name w:val="无间隔 字符"/>
    <w:link w:val="af2"/>
    <w:uiPriority w:val="1"/>
    <w:rsid w:val="0020500D"/>
    <w:rPr>
      <w:rFonts w:ascii="Calibri" w:hAnsi="Calibri"/>
      <w:sz w:val="22"/>
      <w:szCs w:val="22"/>
    </w:rPr>
  </w:style>
  <w:style w:type="paragraph" w:styleId="af2">
    <w:name w:val="No Spacing"/>
    <w:link w:val="af1"/>
    <w:uiPriority w:val="1"/>
    <w:qFormat/>
    <w:rsid w:val="0020500D"/>
    <w:rPr>
      <w:rFonts w:ascii="Calibri" w:hAnsi="Calibri"/>
      <w:sz w:val="22"/>
      <w:szCs w:val="22"/>
    </w:rPr>
  </w:style>
  <w:style w:type="paragraph" w:styleId="af3">
    <w:name w:val="List Paragraph"/>
    <w:basedOn w:val="a"/>
    <w:uiPriority w:val="34"/>
    <w:qFormat/>
    <w:rsid w:val="00E94940"/>
    <w:pPr>
      <w:ind w:firstLineChars="200" w:firstLine="420"/>
    </w:pPr>
  </w:style>
  <w:style w:type="numbering" w:customStyle="1" w:styleId="20">
    <w:name w:val="样式2"/>
    <w:uiPriority w:val="99"/>
    <w:rsid w:val="00B3380C"/>
    <w:pPr>
      <w:numPr>
        <w:numId w:val="2"/>
      </w:numPr>
    </w:pPr>
  </w:style>
  <w:style w:type="character" w:styleId="af4">
    <w:name w:val="Strong"/>
    <w:basedOn w:val="a0"/>
    <w:uiPriority w:val="22"/>
    <w:qFormat/>
    <w:rsid w:val="00237E7A"/>
    <w:rPr>
      <w:b/>
      <w:bCs/>
    </w:rPr>
  </w:style>
  <w:style w:type="character" w:customStyle="1" w:styleId="12">
    <w:name w:val="未处理的提及1"/>
    <w:basedOn w:val="a0"/>
    <w:uiPriority w:val="99"/>
    <w:semiHidden/>
    <w:unhideWhenUsed/>
    <w:rsid w:val="00237E7A"/>
    <w:rPr>
      <w:color w:val="605E5C"/>
      <w:shd w:val="clear" w:color="auto" w:fill="E1DFDD"/>
    </w:rPr>
  </w:style>
  <w:style w:type="character" w:styleId="af5">
    <w:name w:val="Placeholder Text"/>
    <w:basedOn w:val="a0"/>
    <w:uiPriority w:val="99"/>
    <w:unhideWhenUsed/>
    <w:rsid w:val="009A5A01"/>
    <w:rPr>
      <w:color w:val="808080"/>
    </w:rPr>
  </w:style>
  <w:style w:type="character" w:styleId="af6">
    <w:name w:val="Emphasis"/>
    <w:basedOn w:val="a0"/>
    <w:uiPriority w:val="20"/>
    <w:qFormat/>
    <w:rsid w:val="009B7855"/>
    <w:rPr>
      <w:i/>
      <w:iCs/>
    </w:rPr>
  </w:style>
  <w:style w:type="character" w:styleId="HTML">
    <w:name w:val="HTML Code"/>
    <w:basedOn w:val="a0"/>
    <w:uiPriority w:val="99"/>
    <w:semiHidden/>
    <w:unhideWhenUsed/>
    <w:rsid w:val="00160761"/>
    <w:rPr>
      <w:rFonts w:ascii="宋体" w:eastAsia="宋体" w:hAnsi="宋体" w:cs="宋体"/>
      <w:sz w:val="24"/>
      <w:szCs w:val="24"/>
    </w:rPr>
  </w:style>
  <w:style w:type="paragraph" w:customStyle="1" w:styleId="Default">
    <w:name w:val="Default"/>
    <w:rsid w:val="009B6F45"/>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273209">
      <w:bodyDiv w:val="1"/>
      <w:marLeft w:val="0"/>
      <w:marRight w:val="0"/>
      <w:marTop w:val="0"/>
      <w:marBottom w:val="0"/>
      <w:divBdr>
        <w:top w:val="none" w:sz="0" w:space="0" w:color="auto"/>
        <w:left w:val="none" w:sz="0" w:space="0" w:color="auto"/>
        <w:bottom w:val="none" w:sz="0" w:space="0" w:color="auto"/>
        <w:right w:val="none" w:sz="0" w:space="0" w:color="auto"/>
      </w:divBdr>
      <w:divsChild>
        <w:div w:id="1854831295">
          <w:marLeft w:val="0"/>
          <w:marRight w:val="0"/>
          <w:marTop w:val="0"/>
          <w:marBottom w:val="0"/>
          <w:divBdr>
            <w:top w:val="none" w:sz="0" w:space="0" w:color="auto"/>
            <w:left w:val="none" w:sz="0" w:space="0" w:color="auto"/>
            <w:bottom w:val="none" w:sz="0" w:space="0" w:color="auto"/>
            <w:right w:val="none" w:sz="0" w:space="0" w:color="auto"/>
          </w:divBdr>
        </w:div>
      </w:divsChild>
    </w:div>
    <w:div w:id="844049317">
      <w:bodyDiv w:val="1"/>
      <w:marLeft w:val="0"/>
      <w:marRight w:val="0"/>
      <w:marTop w:val="0"/>
      <w:marBottom w:val="0"/>
      <w:divBdr>
        <w:top w:val="none" w:sz="0" w:space="0" w:color="auto"/>
        <w:left w:val="none" w:sz="0" w:space="0" w:color="auto"/>
        <w:bottom w:val="none" w:sz="0" w:space="0" w:color="auto"/>
        <w:right w:val="none" w:sz="0" w:space="0" w:color="auto"/>
      </w:divBdr>
    </w:div>
    <w:div w:id="1201210650">
      <w:bodyDiv w:val="1"/>
      <w:marLeft w:val="0"/>
      <w:marRight w:val="0"/>
      <w:marTop w:val="0"/>
      <w:marBottom w:val="0"/>
      <w:divBdr>
        <w:top w:val="none" w:sz="0" w:space="0" w:color="auto"/>
        <w:left w:val="none" w:sz="0" w:space="0" w:color="auto"/>
        <w:bottom w:val="none" w:sz="0" w:space="0" w:color="auto"/>
        <w:right w:val="none" w:sz="0" w:space="0" w:color="auto"/>
      </w:divBdr>
    </w:div>
    <w:div w:id="1991399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45584D-F65A-4874-BFB0-2713DE18C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4036</TotalTime>
  <Pages>11</Pages>
  <Words>1394</Words>
  <Characters>7948</Characters>
  <Application>Microsoft Office Word</Application>
  <DocSecurity>0</DocSecurity>
  <Lines>66</Lines>
  <Paragraphs>18</Paragraphs>
  <ScaleCrop>false</ScaleCrop>
  <Company/>
  <LinksUpToDate>false</LinksUpToDate>
  <CharactersWithSpaces>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ecq3.0</dc:title>
  <dc:creator>admin</dc:creator>
  <cp:lastModifiedBy>shihw</cp:lastModifiedBy>
  <cp:revision>285</cp:revision>
  <cp:lastPrinted>2019-08-20T00:39:00Z</cp:lastPrinted>
  <dcterms:created xsi:type="dcterms:W3CDTF">2015-10-21T09:00:00Z</dcterms:created>
  <dcterms:modified xsi:type="dcterms:W3CDTF">2020-08-09T04:12:00Z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