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EB0A6" w14:textId="28ABFD3C" w:rsidR="00766598" w:rsidRPr="00FC1BD9" w:rsidRDefault="004D04E3" w:rsidP="00711285">
      <w:pPr>
        <w:spacing w:line="360" w:lineRule="auto"/>
        <w:jc w:val="center"/>
        <w:rPr>
          <w:rFonts w:ascii="Times New Roman" w:eastAsiaTheme="majorEastAsia" w:hAnsi="Times New Roman"/>
          <w:b/>
          <w:bCs/>
          <w:sz w:val="28"/>
          <w:szCs w:val="28"/>
        </w:rPr>
      </w:pPr>
      <w:bookmarkStart w:id="0" w:name="_Toc17182708"/>
      <w:r w:rsidRPr="00FC1BD9">
        <w:rPr>
          <w:rFonts w:ascii="Times New Roman" w:eastAsiaTheme="majorEastAsia" w:hAnsi="Times New Roman"/>
          <w:b/>
          <w:bCs/>
          <w:sz w:val="28"/>
          <w:szCs w:val="28"/>
        </w:rPr>
        <w:t>基于</w:t>
      </w:r>
      <w:r w:rsidRPr="00FC1BD9">
        <w:rPr>
          <w:rFonts w:ascii="Times New Roman" w:eastAsiaTheme="majorEastAsia" w:hAnsi="Times New Roman"/>
          <w:b/>
          <w:bCs/>
          <w:sz w:val="28"/>
          <w:szCs w:val="28"/>
        </w:rPr>
        <w:t>YOLOv4</w:t>
      </w:r>
      <w:r w:rsidRPr="00FC1BD9">
        <w:rPr>
          <w:rFonts w:ascii="Times New Roman" w:eastAsiaTheme="majorEastAsia" w:hAnsi="Times New Roman"/>
          <w:b/>
          <w:bCs/>
          <w:sz w:val="28"/>
          <w:szCs w:val="28"/>
        </w:rPr>
        <w:t>与</w:t>
      </w:r>
      <w:r w:rsidRPr="00FC1BD9">
        <w:rPr>
          <w:rFonts w:ascii="Times New Roman" w:eastAsiaTheme="majorEastAsia" w:hAnsi="Times New Roman"/>
          <w:b/>
          <w:bCs/>
          <w:sz w:val="28"/>
          <w:szCs w:val="28"/>
        </w:rPr>
        <w:t>KCF</w:t>
      </w:r>
      <w:r w:rsidRPr="00FC1BD9">
        <w:rPr>
          <w:rFonts w:ascii="Times New Roman" w:eastAsiaTheme="majorEastAsia" w:hAnsi="Times New Roman"/>
          <w:b/>
          <w:bCs/>
          <w:sz w:val="28"/>
          <w:szCs w:val="28"/>
        </w:rPr>
        <w:t>的</w:t>
      </w:r>
      <w:r w:rsidR="00990C44" w:rsidRPr="00FC1BD9">
        <w:rPr>
          <w:rFonts w:ascii="Times New Roman" w:eastAsiaTheme="majorEastAsia" w:hAnsi="Times New Roman"/>
          <w:b/>
          <w:bCs/>
          <w:sz w:val="28"/>
          <w:szCs w:val="28"/>
        </w:rPr>
        <w:t>无人机</w:t>
      </w:r>
      <w:r w:rsidR="004D5223" w:rsidRPr="00FC1BD9">
        <w:rPr>
          <w:rFonts w:ascii="Times New Roman" w:eastAsiaTheme="majorEastAsia" w:hAnsi="Times New Roman"/>
          <w:b/>
          <w:bCs/>
          <w:sz w:val="28"/>
          <w:szCs w:val="28"/>
        </w:rPr>
        <w:t>飞行</w:t>
      </w:r>
      <w:bookmarkStart w:id="1" w:name="_Hlk48120874"/>
      <w:r w:rsidR="00990C44" w:rsidRPr="00FC1BD9">
        <w:rPr>
          <w:rFonts w:ascii="Times New Roman" w:eastAsiaTheme="majorEastAsia" w:hAnsi="Times New Roman"/>
          <w:b/>
          <w:bCs/>
          <w:sz w:val="28"/>
          <w:szCs w:val="28"/>
        </w:rPr>
        <w:t>障碍精准</w:t>
      </w:r>
      <w:r w:rsidR="00C51C04" w:rsidRPr="00FC1BD9">
        <w:rPr>
          <w:rFonts w:ascii="Times New Roman" w:eastAsiaTheme="majorEastAsia" w:hAnsi="Times New Roman"/>
          <w:b/>
          <w:bCs/>
          <w:sz w:val="28"/>
          <w:szCs w:val="28"/>
        </w:rPr>
        <w:t>识别</w:t>
      </w:r>
      <w:r w:rsidR="00990C44" w:rsidRPr="00FC1BD9">
        <w:rPr>
          <w:rFonts w:ascii="Times New Roman" w:eastAsiaTheme="majorEastAsia" w:hAnsi="Times New Roman"/>
          <w:b/>
          <w:bCs/>
          <w:sz w:val="28"/>
          <w:szCs w:val="28"/>
        </w:rPr>
        <w:t>与实时跟踪</w:t>
      </w:r>
      <w:bookmarkEnd w:id="1"/>
      <w:r w:rsidR="00746EC3" w:rsidRPr="00FC1BD9">
        <w:rPr>
          <w:rFonts w:ascii="Times New Roman" w:eastAsiaTheme="majorEastAsia" w:hAnsi="Times New Roman"/>
          <w:b/>
          <w:bCs/>
          <w:sz w:val="28"/>
          <w:szCs w:val="28"/>
        </w:rPr>
        <w:t>研究</w:t>
      </w:r>
    </w:p>
    <w:p w14:paraId="582BCC3C" w14:textId="77777777" w:rsidR="00FF59AE" w:rsidRPr="00FC1BD9" w:rsidRDefault="00FF59AE" w:rsidP="00711285">
      <w:pPr>
        <w:spacing w:before="360" w:line="360" w:lineRule="auto"/>
        <w:ind w:left="403" w:right="403"/>
        <w:jc w:val="center"/>
        <w:rPr>
          <w:rFonts w:ascii="Times New Roman" w:eastAsiaTheme="majorEastAsia" w:hAnsi="Times New Roman"/>
          <w:kern w:val="0"/>
          <w:szCs w:val="21"/>
          <w:vertAlign w:val="superscript"/>
        </w:rPr>
      </w:pPr>
      <w:r w:rsidRPr="00FC1BD9">
        <w:rPr>
          <w:rFonts w:ascii="Times New Roman" w:eastAsiaTheme="majorEastAsia" w:hAnsi="Times New Roman"/>
          <w:kern w:val="0"/>
          <w:szCs w:val="21"/>
        </w:rPr>
        <w:t>张继</w:t>
      </w:r>
      <w:r w:rsidR="00477BF6" w:rsidRPr="00FC1BD9">
        <w:rPr>
          <w:rFonts w:ascii="Times New Roman" w:eastAsiaTheme="majorEastAsia" w:hAnsi="Times New Roman"/>
          <w:i/>
          <w:iCs/>
          <w:kern w:val="0"/>
          <w:szCs w:val="21"/>
          <w:vertAlign w:val="superscript"/>
        </w:rPr>
        <w:t>+</w:t>
      </w:r>
      <w:r w:rsidR="009A5480" w:rsidRPr="00FC1BD9">
        <w:rPr>
          <w:rFonts w:ascii="Times New Roman" w:eastAsiaTheme="majorEastAsia" w:hAnsi="Times New Roman"/>
          <w:i/>
          <w:iCs/>
          <w:kern w:val="0"/>
          <w:szCs w:val="21"/>
          <w:vertAlign w:val="superscript"/>
        </w:rPr>
        <w:t>1</w:t>
      </w:r>
      <w:r w:rsidR="00536F2B" w:rsidRPr="00FC1BD9">
        <w:rPr>
          <w:rFonts w:ascii="Times New Roman" w:eastAsiaTheme="majorEastAsia" w:hAnsi="Times New Roman"/>
          <w:kern w:val="0"/>
          <w:szCs w:val="21"/>
        </w:rPr>
        <w:t>，时</w:t>
      </w:r>
      <w:r w:rsidR="000345C8" w:rsidRPr="00FC1BD9">
        <w:rPr>
          <w:rFonts w:ascii="Times New Roman" w:eastAsiaTheme="majorEastAsia" w:hAnsi="Times New Roman"/>
          <w:kern w:val="0"/>
          <w:szCs w:val="21"/>
        </w:rPr>
        <w:t>宏伟</w:t>
      </w:r>
      <w:r w:rsidR="000345C8" w:rsidRPr="00FC1BD9">
        <w:rPr>
          <w:rFonts w:ascii="Times New Roman" w:eastAsiaTheme="majorEastAsia" w:hAnsi="Times New Roman"/>
          <w:i/>
          <w:iCs/>
          <w:kern w:val="0"/>
          <w:szCs w:val="21"/>
          <w:vertAlign w:val="superscript"/>
        </w:rPr>
        <w:t>1</w:t>
      </w:r>
    </w:p>
    <w:p w14:paraId="2347046C" w14:textId="77777777" w:rsidR="00FF59AE" w:rsidRPr="00FC1BD9" w:rsidRDefault="00FF59AE" w:rsidP="00711285">
      <w:pPr>
        <w:spacing w:line="360" w:lineRule="auto"/>
        <w:ind w:left="403" w:right="403"/>
        <w:jc w:val="center"/>
        <w:rPr>
          <w:rFonts w:ascii="Times New Roman" w:eastAsiaTheme="majorEastAsia" w:hAnsi="Times New Roman"/>
          <w:kern w:val="0"/>
          <w:szCs w:val="21"/>
        </w:rPr>
      </w:pPr>
      <w:r w:rsidRPr="00FC1BD9">
        <w:rPr>
          <w:rFonts w:ascii="Times New Roman" w:eastAsiaTheme="majorEastAsia" w:hAnsi="Times New Roman"/>
          <w:kern w:val="0"/>
          <w:szCs w:val="21"/>
        </w:rPr>
        <w:t>(1.</w:t>
      </w:r>
      <w:r w:rsidRPr="00FC1BD9">
        <w:rPr>
          <w:rFonts w:ascii="Times New Roman" w:eastAsiaTheme="majorEastAsia" w:hAnsi="Times New Roman"/>
          <w:kern w:val="0"/>
          <w:szCs w:val="21"/>
        </w:rPr>
        <w:t>四川大学</w:t>
      </w:r>
      <w:r w:rsidRPr="00FC1BD9">
        <w:rPr>
          <w:rFonts w:ascii="Times New Roman" w:eastAsiaTheme="majorEastAsia" w:hAnsi="Times New Roman"/>
          <w:kern w:val="0"/>
          <w:szCs w:val="21"/>
          <w:vertAlign w:val="superscript"/>
        </w:rPr>
        <w:t>1</w:t>
      </w:r>
      <w:r w:rsidRPr="00FC1BD9">
        <w:rPr>
          <w:rFonts w:ascii="Times New Roman" w:eastAsiaTheme="majorEastAsia" w:hAnsi="Times New Roman"/>
          <w:kern w:val="0"/>
          <w:szCs w:val="21"/>
        </w:rPr>
        <w:t>，四川</w:t>
      </w:r>
      <w:r w:rsidRPr="00FC1BD9">
        <w:rPr>
          <w:rFonts w:ascii="Times New Roman" w:eastAsiaTheme="majorEastAsia" w:hAnsi="Times New Roman"/>
          <w:kern w:val="0"/>
          <w:szCs w:val="21"/>
        </w:rPr>
        <w:t xml:space="preserve"> </w:t>
      </w:r>
      <w:r w:rsidRPr="00FC1BD9">
        <w:rPr>
          <w:rFonts w:ascii="Times New Roman" w:eastAsiaTheme="majorEastAsia" w:hAnsi="Times New Roman"/>
          <w:kern w:val="0"/>
          <w:szCs w:val="21"/>
        </w:rPr>
        <w:t>成都</w:t>
      </w:r>
      <w:r w:rsidRPr="00FC1BD9">
        <w:rPr>
          <w:rFonts w:ascii="Times New Roman" w:eastAsiaTheme="majorEastAsia" w:hAnsi="Times New Roman"/>
          <w:kern w:val="0"/>
          <w:szCs w:val="21"/>
        </w:rPr>
        <w:t xml:space="preserve"> 610064)</w:t>
      </w:r>
    </w:p>
    <w:p w14:paraId="768168EA" w14:textId="2E913D92" w:rsidR="00FF59AE" w:rsidRPr="00FC1BD9" w:rsidRDefault="00FF59AE" w:rsidP="00711285">
      <w:pPr>
        <w:spacing w:line="360" w:lineRule="auto"/>
        <w:rPr>
          <w:rFonts w:ascii="Times New Roman" w:eastAsiaTheme="majorEastAsia" w:hAnsi="Times New Roman"/>
          <w:szCs w:val="21"/>
        </w:rPr>
      </w:pPr>
      <w:r w:rsidRPr="00FC1BD9">
        <w:rPr>
          <w:rFonts w:ascii="Times New Roman" w:eastAsiaTheme="majorEastAsia" w:hAnsi="Times New Roman"/>
          <w:b/>
          <w:bCs/>
          <w:szCs w:val="21"/>
        </w:rPr>
        <w:t>摘要：</w:t>
      </w:r>
      <w:r w:rsidR="0030418B">
        <w:rPr>
          <w:rFonts w:ascii="Times New Roman" w:eastAsiaTheme="majorEastAsia" w:hAnsi="Times New Roman"/>
          <w:szCs w:val="21"/>
        </w:rPr>
        <w:t>低空</w:t>
      </w:r>
      <w:r w:rsidR="008E48CF" w:rsidRPr="00FC1BD9">
        <w:rPr>
          <w:rFonts w:ascii="Times New Roman" w:eastAsiaTheme="majorEastAsia" w:hAnsi="Times New Roman"/>
          <w:szCs w:val="21"/>
        </w:rPr>
        <w:t>飞行的无人机，时常面临飞机、鸟类、行人、汽车、交通灯等障碍物的碰撞威胁。如何准确地检测出这些</w:t>
      </w:r>
      <w:r w:rsidR="004D5223" w:rsidRPr="00FC1BD9">
        <w:rPr>
          <w:rFonts w:ascii="Times New Roman" w:eastAsiaTheme="majorEastAsia" w:hAnsi="Times New Roman"/>
          <w:szCs w:val="21"/>
        </w:rPr>
        <w:t>飞行</w:t>
      </w:r>
      <w:r w:rsidR="008E48CF" w:rsidRPr="00FC1BD9">
        <w:rPr>
          <w:rFonts w:ascii="Times New Roman" w:eastAsiaTheme="majorEastAsia" w:hAnsi="Times New Roman"/>
          <w:szCs w:val="21"/>
        </w:rPr>
        <w:t>障碍，并在</w:t>
      </w:r>
      <w:r w:rsidR="00166E9F" w:rsidRPr="00FC1BD9">
        <w:rPr>
          <w:rFonts w:ascii="Times New Roman" w:eastAsiaTheme="majorEastAsia" w:hAnsi="Times New Roman"/>
          <w:szCs w:val="21"/>
        </w:rPr>
        <w:t>规划飞行路径</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R</w:t>
      </w:r>
      <w:r w:rsidR="000E497F">
        <w:rPr>
          <w:rFonts w:ascii="Times New Roman" w:eastAsiaTheme="majorEastAsia" w:hAnsi="Times New Roman"/>
          <w:szCs w:val="21"/>
        </w:rPr>
        <w:t>oute Plan</w:t>
      </w:r>
      <w:r w:rsidR="000E497F">
        <w:rPr>
          <w:rFonts w:ascii="Times New Roman" w:eastAsiaTheme="majorEastAsia" w:hAnsi="Times New Roman" w:hint="eastAsia"/>
          <w:szCs w:val="21"/>
        </w:rPr>
        <w:t>）</w:t>
      </w:r>
      <w:r w:rsidR="00166E9F" w:rsidRPr="00FC1BD9">
        <w:rPr>
          <w:rFonts w:ascii="Times New Roman" w:eastAsiaTheme="majorEastAsia" w:hAnsi="Times New Roman"/>
          <w:szCs w:val="21"/>
        </w:rPr>
        <w:t>时</w:t>
      </w:r>
      <w:r w:rsidR="008E48CF" w:rsidRPr="00FC1BD9">
        <w:rPr>
          <w:rFonts w:ascii="Times New Roman" w:eastAsiaTheme="majorEastAsia" w:hAnsi="Times New Roman"/>
          <w:szCs w:val="21"/>
        </w:rPr>
        <w:t>躲避它们，</w:t>
      </w:r>
      <w:r w:rsidR="00E474D4" w:rsidRPr="00FC1BD9">
        <w:rPr>
          <w:rFonts w:ascii="Times New Roman" w:eastAsiaTheme="majorEastAsia" w:hAnsi="Times New Roman"/>
          <w:szCs w:val="21"/>
        </w:rPr>
        <w:t>已经</w:t>
      </w:r>
      <w:r w:rsidR="008E48CF" w:rsidRPr="00FC1BD9">
        <w:rPr>
          <w:rFonts w:ascii="Times New Roman" w:eastAsiaTheme="majorEastAsia" w:hAnsi="Times New Roman"/>
          <w:szCs w:val="21"/>
        </w:rPr>
        <w:t>成为无人机研究</w:t>
      </w:r>
      <w:r w:rsidR="0030418B">
        <w:rPr>
          <w:rFonts w:ascii="Times New Roman" w:eastAsiaTheme="majorEastAsia" w:hAnsi="Times New Roman" w:hint="eastAsia"/>
          <w:szCs w:val="21"/>
        </w:rPr>
        <w:t>领域中</w:t>
      </w:r>
      <w:r w:rsidR="008E48CF" w:rsidRPr="00FC1BD9">
        <w:rPr>
          <w:rFonts w:ascii="Times New Roman" w:eastAsiaTheme="majorEastAsia" w:hAnsi="Times New Roman"/>
          <w:szCs w:val="21"/>
        </w:rPr>
        <w:t>的一个重要课题。</w:t>
      </w:r>
      <w:r w:rsidR="00BE7C69">
        <w:rPr>
          <w:rFonts w:ascii="Times New Roman" w:eastAsiaTheme="majorEastAsia" w:hAnsi="Times New Roman" w:hint="eastAsia"/>
          <w:szCs w:val="21"/>
        </w:rPr>
        <w:t>近年来，</w:t>
      </w:r>
      <w:r w:rsidR="00BE7C69" w:rsidRPr="004866A6">
        <w:rPr>
          <w:rFonts w:ascii="Times New Roman" w:eastAsiaTheme="majorEastAsia" w:hAnsi="Times New Roman"/>
          <w:szCs w:val="21"/>
        </w:rPr>
        <w:t>基于深度学习（</w:t>
      </w:r>
      <w:r w:rsidR="00BE7C69" w:rsidRPr="004866A6">
        <w:rPr>
          <w:rFonts w:ascii="Times New Roman" w:eastAsiaTheme="majorEastAsia" w:hAnsi="Times New Roman"/>
          <w:szCs w:val="21"/>
        </w:rPr>
        <w:t>Deep Learning</w:t>
      </w:r>
      <w:r w:rsidR="00BE7C69" w:rsidRPr="004866A6">
        <w:rPr>
          <w:rFonts w:ascii="Times New Roman" w:eastAsiaTheme="majorEastAsia" w:hAnsi="Times New Roman"/>
          <w:szCs w:val="21"/>
        </w:rPr>
        <w:t>）的图像识别技术（</w:t>
      </w:r>
      <w:r w:rsidR="00BE7C69" w:rsidRPr="004866A6">
        <w:rPr>
          <w:rFonts w:ascii="Times New Roman" w:eastAsiaTheme="majorEastAsia" w:hAnsi="Times New Roman"/>
          <w:szCs w:val="21"/>
        </w:rPr>
        <w:t>Image Recognition</w:t>
      </w:r>
      <w:r w:rsidR="00BE7C69" w:rsidRPr="004866A6">
        <w:rPr>
          <w:rFonts w:ascii="Times New Roman" w:eastAsiaTheme="majorEastAsia" w:hAnsi="Times New Roman"/>
          <w:szCs w:val="21"/>
        </w:rPr>
        <w:t>）在生物特征识别、物体分类等领域展现了强大的分类检测效能，这也为</w:t>
      </w:r>
      <w:r w:rsidR="00BE7C69">
        <w:rPr>
          <w:rFonts w:ascii="Times New Roman" w:eastAsiaTheme="majorEastAsia" w:hAnsi="Times New Roman" w:hint="eastAsia"/>
          <w:szCs w:val="21"/>
        </w:rPr>
        <w:t>无人机飞行障碍</w:t>
      </w:r>
      <w:r w:rsidR="00BE7C69" w:rsidRPr="004866A6">
        <w:rPr>
          <w:rFonts w:ascii="Times New Roman" w:eastAsiaTheme="majorEastAsia" w:hAnsi="Times New Roman"/>
          <w:szCs w:val="21"/>
        </w:rPr>
        <w:t>检测提供了可能的解决思路及其实现途径。</w:t>
      </w:r>
      <w:r w:rsidR="008E48CF" w:rsidRPr="00FC1BD9">
        <w:rPr>
          <w:rFonts w:ascii="Times New Roman" w:eastAsiaTheme="majorEastAsia" w:hAnsi="Times New Roman"/>
          <w:szCs w:val="21"/>
        </w:rPr>
        <w:t>本文专注于</w:t>
      </w:r>
      <w:r w:rsidR="008168C5" w:rsidRPr="00FC1BD9">
        <w:rPr>
          <w:rFonts w:ascii="Times New Roman" w:eastAsiaTheme="majorEastAsia" w:hAnsi="Times New Roman"/>
          <w:szCs w:val="21"/>
        </w:rPr>
        <w:t>无人机</w:t>
      </w:r>
      <w:r w:rsidR="00E77304" w:rsidRPr="00FC1BD9">
        <w:rPr>
          <w:rFonts w:ascii="Times New Roman" w:eastAsiaTheme="majorEastAsia" w:hAnsi="Times New Roman"/>
          <w:szCs w:val="21"/>
        </w:rPr>
        <w:t>飞行</w:t>
      </w:r>
      <w:r w:rsidR="008E48CF" w:rsidRPr="00FC1BD9">
        <w:rPr>
          <w:rFonts w:ascii="Times New Roman" w:eastAsiaTheme="majorEastAsia" w:hAnsi="Times New Roman"/>
          <w:szCs w:val="21"/>
        </w:rPr>
        <w:t>障碍</w:t>
      </w:r>
      <w:r w:rsidR="00E77304" w:rsidRPr="00FC1BD9">
        <w:rPr>
          <w:rFonts w:ascii="Times New Roman" w:eastAsiaTheme="majorEastAsia" w:hAnsi="Times New Roman"/>
          <w:szCs w:val="21"/>
        </w:rPr>
        <w:t>的</w:t>
      </w:r>
      <w:r w:rsidR="008E48CF" w:rsidRPr="00FC1BD9">
        <w:rPr>
          <w:rFonts w:ascii="Times New Roman" w:eastAsiaTheme="majorEastAsia" w:hAnsi="Times New Roman"/>
          <w:szCs w:val="21"/>
        </w:rPr>
        <w:t>检测</w:t>
      </w:r>
      <w:r w:rsidR="002C584F" w:rsidRPr="00FC1BD9">
        <w:rPr>
          <w:rFonts w:ascii="Times New Roman" w:eastAsiaTheme="majorEastAsia" w:hAnsi="Times New Roman"/>
          <w:szCs w:val="21"/>
        </w:rPr>
        <w:t>与跟踪</w:t>
      </w:r>
      <w:r w:rsidR="000E497F">
        <w:rPr>
          <w:rFonts w:ascii="Times New Roman" w:eastAsiaTheme="majorEastAsia" w:hAnsi="Times New Roman" w:hint="eastAsia"/>
          <w:szCs w:val="21"/>
        </w:rPr>
        <w:t>（</w:t>
      </w:r>
      <w:r w:rsidR="000E497F">
        <w:rPr>
          <w:rFonts w:ascii="Times New Roman" w:eastAsiaTheme="majorEastAsia" w:hAnsi="Times New Roman"/>
          <w:szCs w:val="21"/>
        </w:rPr>
        <w:t>Detect and Track</w:t>
      </w:r>
      <w:r w:rsidR="000E497F">
        <w:rPr>
          <w:rFonts w:ascii="Times New Roman" w:eastAsiaTheme="majorEastAsia" w:hAnsi="Times New Roman" w:hint="eastAsia"/>
          <w:szCs w:val="21"/>
        </w:rPr>
        <w:t>）</w:t>
      </w:r>
      <w:r w:rsidR="008E48CF" w:rsidRPr="00FC1BD9">
        <w:rPr>
          <w:rFonts w:ascii="Times New Roman" w:eastAsiaTheme="majorEastAsia" w:hAnsi="Times New Roman"/>
          <w:szCs w:val="21"/>
        </w:rPr>
        <w:t>环节，基于</w:t>
      </w:r>
      <w:r w:rsidR="004D04E3" w:rsidRPr="00FC1BD9">
        <w:rPr>
          <w:rFonts w:ascii="Times New Roman" w:eastAsiaTheme="majorEastAsia" w:hAnsi="Times New Roman"/>
          <w:szCs w:val="21"/>
        </w:rPr>
        <w:t>YOLO</w:t>
      </w:r>
      <w:r w:rsidR="00C51C04"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8E48CF" w:rsidRPr="00FC1BD9">
        <w:rPr>
          <w:rFonts w:ascii="Times New Roman" w:eastAsiaTheme="majorEastAsia" w:hAnsi="Times New Roman"/>
          <w:szCs w:val="21"/>
        </w:rPr>
        <w:t>目标检测与</w:t>
      </w:r>
      <w:r w:rsidR="008E48CF" w:rsidRPr="00FC1BD9">
        <w:rPr>
          <w:rFonts w:ascii="Times New Roman" w:eastAsiaTheme="majorEastAsia" w:hAnsi="Times New Roman"/>
          <w:szCs w:val="21"/>
        </w:rPr>
        <w:t>KCF</w:t>
      </w:r>
      <w:r w:rsidR="008E48CF" w:rsidRPr="00FC1BD9">
        <w:rPr>
          <w:rFonts w:ascii="Times New Roman" w:eastAsiaTheme="majorEastAsia" w:hAnsi="Times New Roman"/>
          <w:szCs w:val="21"/>
        </w:rPr>
        <w:t>目标跟踪，对</w:t>
      </w:r>
      <w:r w:rsidR="0030418B">
        <w:rPr>
          <w:rFonts w:ascii="Times New Roman" w:eastAsiaTheme="majorEastAsia" w:hAnsi="Times New Roman"/>
          <w:szCs w:val="21"/>
        </w:rPr>
        <w:t>低空</w:t>
      </w:r>
      <w:r w:rsidR="008E48CF" w:rsidRPr="00BF58F2">
        <w:rPr>
          <w:rFonts w:ascii="Times New Roman" w:eastAsiaTheme="majorEastAsia" w:hAnsi="Times New Roman"/>
          <w:szCs w:val="21"/>
        </w:rPr>
        <w:t>常见的典型障碍物进行精准识别与实时跟踪</w:t>
      </w:r>
      <w:r w:rsidR="00BF58F2" w:rsidRPr="00BF58F2">
        <w:rPr>
          <w:rFonts w:ascii="Times New Roman" w:eastAsiaTheme="majorEastAsia" w:hAnsi="Times New Roman" w:hint="eastAsia"/>
          <w:szCs w:val="21"/>
        </w:rPr>
        <w:t>（</w:t>
      </w:r>
      <w:r w:rsidR="000E497F" w:rsidRPr="00BF58F2">
        <w:rPr>
          <w:rFonts w:ascii="Times New Roman" w:eastAsiaTheme="majorEastAsia" w:hAnsi="Times New Roman"/>
          <w:szCs w:val="21"/>
        </w:rPr>
        <w:t>Precise Recognition</w:t>
      </w:r>
      <w:r w:rsidR="000E497F">
        <w:rPr>
          <w:rFonts w:ascii="Times New Roman" w:eastAsiaTheme="majorEastAsia" w:hAnsi="Times New Roman"/>
          <w:szCs w:val="21"/>
        </w:rPr>
        <w:t xml:space="preserve"> </w:t>
      </w:r>
      <w:r w:rsidR="000E497F">
        <w:rPr>
          <w:rFonts w:ascii="Times New Roman" w:eastAsiaTheme="majorEastAsia" w:hAnsi="Times New Roman" w:hint="eastAsia"/>
          <w:szCs w:val="21"/>
        </w:rPr>
        <w:t>and</w:t>
      </w:r>
      <w:r w:rsidR="000E497F" w:rsidRPr="00BF58F2">
        <w:rPr>
          <w:rFonts w:ascii="Times New Roman" w:eastAsiaTheme="majorEastAsia" w:hAnsi="Times New Roman"/>
          <w:szCs w:val="21"/>
        </w:rPr>
        <w:t xml:space="preserve"> </w:t>
      </w:r>
      <w:r w:rsidR="00BF58F2" w:rsidRPr="00BF58F2">
        <w:rPr>
          <w:rFonts w:ascii="Times New Roman" w:eastAsiaTheme="majorEastAsia" w:hAnsi="Times New Roman"/>
          <w:szCs w:val="21"/>
        </w:rPr>
        <w:t>Real-time Tracking</w:t>
      </w:r>
      <w:r w:rsidR="00BF58F2" w:rsidRPr="00BF58F2">
        <w:rPr>
          <w:rFonts w:ascii="Times New Roman" w:eastAsiaTheme="majorEastAsia" w:hAnsi="Times New Roman" w:hint="eastAsia"/>
          <w:szCs w:val="21"/>
        </w:rPr>
        <w:t>）</w:t>
      </w:r>
      <w:r w:rsidR="0030418B">
        <w:rPr>
          <w:rFonts w:ascii="Times New Roman" w:eastAsiaTheme="majorEastAsia" w:hAnsi="Times New Roman" w:hint="eastAsia"/>
          <w:szCs w:val="21"/>
        </w:rPr>
        <w:t>；</w:t>
      </w:r>
      <w:r w:rsidR="008168C5" w:rsidRPr="00BF58F2">
        <w:rPr>
          <w:rFonts w:ascii="Times New Roman" w:eastAsiaTheme="majorEastAsia" w:hAnsi="Times New Roman"/>
          <w:szCs w:val="21"/>
        </w:rPr>
        <w:t>探索了高准确率</w:t>
      </w:r>
      <w:r w:rsidR="0030418B">
        <w:rPr>
          <w:rFonts w:ascii="Times New Roman" w:eastAsiaTheme="majorEastAsia" w:hAnsi="Times New Roman" w:hint="eastAsia"/>
          <w:szCs w:val="21"/>
        </w:rPr>
        <w:t>的</w:t>
      </w:r>
      <w:r w:rsidR="004D04E3" w:rsidRPr="00BF58F2">
        <w:rPr>
          <w:rFonts w:ascii="Times New Roman" w:eastAsiaTheme="majorEastAsia" w:hAnsi="Times New Roman"/>
          <w:szCs w:val="21"/>
        </w:rPr>
        <w:t>YOLO</w:t>
      </w:r>
      <w:r w:rsidR="00C51C04" w:rsidRPr="00BF58F2">
        <w:rPr>
          <w:rFonts w:ascii="Times New Roman" w:eastAsiaTheme="majorEastAsia" w:hAnsi="Times New Roman"/>
          <w:szCs w:val="21"/>
        </w:rPr>
        <w:t>v</w:t>
      </w:r>
      <w:r w:rsidR="004D04E3" w:rsidRPr="00BF58F2">
        <w:rPr>
          <w:rFonts w:ascii="Times New Roman" w:eastAsiaTheme="majorEastAsia" w:hAnsi="Times New Roman"/>
          <w:szCs w:val="21"/>
        </w:rPr>
        <w:t>4</w:t>
      </w:r>
      <w:r w:rsidR="008168C5" w:rsidRPr="00BF58F2">
        <w:rPr>
          <w:rFonts w:ascii="Times New Roman" w:eastAsiaTheme="majorEastAsia" w:hAnsi="Times New Roman"/>
          <w:szCs w:val="21"/>
        </w:rPr>
        <w:t>目标检测</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O</w:t>
      </w:r>
      <w:r w:rsidR="000E497F">
        <w:rPr>
          <w:rFonts w:ascii="Times New Roman" w:eastAsiaTheme="majorEastAsia" w:hAnsi="Times New Roman"/>
          <w:szCs w:val="21"/>
        </w:rPr>
        <w:t>bject Detection</w:t>
      </w:r>
      <w:r w:rsidR="000E497F">
        <w:rPr>
          <w:rFonts w:ascii="Times New Roman" w:eastAsiaTheme="majorEastAsia" w:hAnsi="Times New Roman" w:hint="eastAsia"/>
          <w:szCs w:val="21"/>
        </w:rPr>
        <w:t>）</w:t>
      </w:r>
      <w:r w:rsidR="008168C5" w:rsidRPr="00BF58F2">
        <w:rPr>
          <w:rFonts w:ascii="Times New Roman" w:eastAsiaTheme="majorEastAsia" w:hAnsi="Times New Roman"/>
          <w:szCs w:val="21"/>
        </w:rPr>
        <w:t>与</w:t>
      </w:r>
      <w:proofErr w:type="gramStart"/>
      <w:r w:rsidR="008168C5" w:rsidRPr="00BF58F2">
        <w:rPr>
          <w:rFonts w:ascii="Times New Roman" w:eastAsiaTheme="majorEastAsia" w:hAnsi="Times New Roman"/>
          <w:szCs w:val="21"/>
        </w:rPr>
        <w:t>高</w:t>
      </w:r>
      <w:r w:rsidR="00C51C04" w:rsidRPr="00BF58F2">
        <w:rPr>
          <w:rFonts w:ascii="Times New Roman" w:eastAsiaTheme="majorEastAsia" w:hAnsi="Times New Roman"/>
          <w:szCs w:val="21"/>
        </w:rPr>
        <w:t>运行</w:t>
      </w:r>
      <w:proofErr w:type="gramEnd"/>
      <w:r w:rsidR="00C51C04" w:rsidRPr="00BF58F2">
        <w:rPr>
          <w:rFonts w:ascii="Times New Roman" w:eastAsiaTheme="majorEastAsia" w:hAnsi="Times New Roman"/>
          <w:szCs w:val="21"/>
        </w:rPr>
        <w:t>效率</w:t>
      </w:r>
      <w:r w:rsidR="0030418B">
        <w:rPr>
          <w:rFonts w:ascii="Times New Roman" w:eastAsiaTheme="majorEastAsia" w:hAnsi="Times New Roman" w:hint="eastAsia"/>
          <w:szCs w:val="21"/>
        </w:rPr>
        <w:t>的</w:t>
      </w:r>
      <w:r w:rsidR="008168C5" w:rsidRPr="00BF58F2">
        <w:rPr>
          <w:rFonts w:ascii="Times New Roman" w:eastAsiaTheme="majorEastAsia" w:hAnsi="Times New Roman"/>
          <w:szCs w:val="21"/>
        </w:rPr>
        <w:t>KCF</w:t>
      </w:r>
      <w:r w:rsidR="008168C5" w:rsidRPr="00BF58F2">
        <w:rPr>
          <w:rFonts w:ascii="Times New Roman" w:eastAsiaTheme="majorEastAsia" w:hAnsi="Times New Roman"/>
          <w:szCs w:val="21"/>
        </w:rPr>
        <w:t>目标跟踪</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O</w:t>
      </w:r>
      <w:r w:rsidR="000E497F">
        <w:rPr>
          <w:rFonts w:ascii="Times New Roman" w:eastAsiaTheme="majorEastAsia" w:hAnsi="Times New Roman"/>
          <w:szCs w:val="21"/>
        </w:rPr>
        <w:t>bject Tracking</w:t>
      </w:r>
      <w:r w:rsidR="000E497F">
        <w:rPr>
          <w:rFonts w:ascii="Times New Roman" w:eastAsiaTheme="majorEastAsia" w:hAnsi="Times New Roman" w:hint="eastAsia"/>
          <w:szCs w:val="21"/>
        </w:rPr>
        <w:t>）</w:t>
      </w:r>
      <w:r w:rsidR="008168C5" w:rsidRPr="00BF58F2">
        <w:rPr>
          <w:rFonts w:ascii="Times New Roman" w:eastAsiaTheme="majorEastAsia" w:hAnsi="Times New Roman"/>
          <w:szCs w:val="21"/>
        </w:rPr>
        <w:t>之间的最佳平衡点，从而</w:t>
      </w:r>
      <w:r w:rsidR="0030418B">
        <w:rPr>
          <w:rFonts w:ascii="Times New Roman" w:eastAsiaTheme="majorEastAsia" w:hAnsi="Times New Roman" w:hint="eastAsia"/>
          <w:szCs w:val="21"/>
        </w:rPr>
        <w:t>兼顾</w:t>
      </w:r>
      <w:r w:rsidR="008168C5" w:rsidRPr="00FC1BD9">
        <w:rPr>
          <w:rFonts w:ascii="Times New Roman" w:eastAsiaTheme="majorEastAsia" w:hAnsi="Times New Roman"/>
          <w:szCs w:val="21"/>
        </w:rPr>
        <w:t>了无人机障碍物检测的准确率与实时性</w:t>
      </w:r>
      <w:r w:rsidR="0030418B">
        <w:rPr>
          <w:rFonts w:ascii="Times New Roman" w:eastAsiaTheme="majorEastAsia" w:hAnsi="Times New Roman" w:hint="eastAsia"/>
          <w:szCs w:val="21"/>
        </w:rPr>
        <w:t>，具有较强的理论探索意义和工程应用价值</w:t>
      </w:r>
      <w:r w:rsidR="001530BF" w:rsidRPr="00FC1BD9">
        <w:rPr>
          <w:rFonts w:ascii="Times New Roman" w:eastAsiaTheme="majorEastAsia" w:hAnsi="Times New Roman"/>
          <w:szCs w:val="21"/>
        </w:rPr>
        <w:t>。</w:t>
      </w:r>
    </w:p>
    <w:p w14:paraId="5DA2D65D" w14:textId="0859D9E3" w:rsidR="00FF59AE" w:rsidRPr="00FC1BD9" w:rsidRDefault="00FF59AE" w:rsidP="00711285">
      <w:pPr>
        <w:spacing w:line="360" w:lineRule="auto"/>
        <w:rPr>
          <w:rFonts w:ascii="Times New Roman" w:eastAsiaTheme="majorEastAsia" w:hAnsi="Times New Roman"/>
          <w:szCs w:val="21"/>
        </w:rPr>
      </w:pPr>
      <w:r w:rsidRPr="00FC1BD9">
        <w:rPr>
          <w:rFonts w:ascii="Times New Roman" w:eastAsiaTheme="majorEastAsia" w:hAnsi="Times New Roman"/>
          <w:b/>
          <w:bCs/>
          <w:szCs w:val="21"/>
        </w:rPr>
        <w:t>关键词</w:t>
      </w:r>
      <w:r w:rsidRPr="00FC1BD9">
        <w:rPr>
          <w:rFonts w:ascii="Times New Roman" w:eastAsiaTheme="majorEastAsia" w:hAnsi="Times New Roman"/>
          <w:szCs w:val="21"/>
        </w:rPr>
        <w:t>：</w:t>
      </w:r>
      <w:r w:rsidR="004D5223" w:rsidRPr="00FC1BD9">
        <w:rPr>
          <w:rFonts w:ascii="Times New Roman" w:eastAsiaTheme="majorEastAsia" w:hAnsi="Times New Roman"/>
          <w:szCs w:val="21"/>
        </w:rPr>
        <w:t>飞行</w:t>
      </w:r>
      <w:r w:rsidR="008168C5" w:rsidRPr="00FC1BD9">
        <w:rPr>
          <w:rFonts w:ascii="Times New Roman" w:eastAsiaTheme="majorEastAsia" w:hAnsi="Times New Roman"/>
          <w:szCs w:val="21"/>
        </w:rPr>
        <w:t>障碍、</w:t>
      </w:r>
      <w:r w:rsidR="006E6B54" w:rsidRPr="004866A6">
        <w:rPr>
          <w:rFonts w:ascii="Times New Roman" w:eastAsiaTheme="majorEastAsia" w:hAnsi="Times New Roman"/>
          <w:szCs w:val="21"/>
        </w:rPr>
        <w:t>深度学习</w:t>
      </w:r>
      <w:r w:rsidR="006E6B54">
        <w:rPr>
          <w:rFonts w:ascii="Times New Roman" w:eastAsiaTheme="majorEastAsia" w:hAnsi="Times New Roman" w:hint="eastAsia"/>
          <w:szCs w:val="21"/>
        </w:rPr>
        <w:t>、</w:t>
      </w:r>
      <w:r w:rsidR="006E6B54" w:rsidRPr="004866A6">
        <w:rPr>
          <w:rFonts w:ascii="Times New Roman" w:eastAsiaTheme="majorEastAsia" w:hAnsi="Times New Roman"/>
          <w:szCs w:val="21"/>
        </w:rPr>
        <w:t>图像识别</w:t>
      </w:r>
      <w:r w:rsidR="006E6B54">
        <w:rPr>
          <w:rFonts w:ascii="Times New Roman" w:eastAsiaTheme="majorEastAsia" w:hAnsi="Times New Roman" w:hint="eastAsia"/>
          <w:szCs w:val="21"/>
        </w:rPr>
        <w:t>、</w:t>
      </w:r>
      <w:r w:rsidR="008168C5" w:rsidRPr="00FC1BD9">
        <w:rPr>
          <w:rFonts w:ascii="Times New Roman" w:eastAsiaTheme="majorEastAsia" w:hAnsi="Times New Roman"/>
          <w:szCs w:val="21"/>
        </w:rPr>
        <w:t>目标检测、目标跟踪</w:t>
      </w:r>
      <w:r w:rsidR="00194732" w:rsidRPr="00FC1BD9">
        <w:rPr>
          <w:rFonts w:ascii="Times New Roman" w:eastAsiaTheme="majorEastAsia" w:hAnsi="Times New Roman"/>
          <w:szCs w:val="21"/>
        </w:rPr>
        <w:t xml:space="preserve"> </w:t>
      </w:r>
    </w:p>
    <w:p w14:paraId="4B068347" w14:textId="77777777" w:rsidR="00FF59AE" w:rsidRPr="00FC1BD9" w:rsidRDefault="00FF59AE" w:rsidP="00711285">
      <w:pPr>
        <w:spacing w:line="360" w:lineRule="auto"/>
        <w:rPr>
          <w:rFonts w:ascii="Times New Roman" w:eastAsiaTheme="majorEastAsia" w:hAnsi="Times New Roman"/>
          <w:kern w:val="0"/>
          <w:szCs w:val="21"/>
        </w:rPr>
      </w:pPr>
      <w:r w:rsidRPr="00FC1BD9">
        <w:rPr>
          <w:rFonts w:ascii="Times New Roman" w:eastAsiaTheme="majorEastAsia" w:hAnsi="Times New Roman"/>
          <w:b/>
          <w:bCs/>
          <w:kern w:val="0"/>
          <w:szCs w:val="21"/>
        </w:rPr>
        <w:t>中图分类号</w:t>
      </w:r>
      <w:r w:rsidRPr="00FC1BD9">
        <w:rPr>
          <w:rFonts w:ascii="Times New Roman" w:eastAsiaTheme="majorEastAsia" w:hAnsi="Times New Roman"/>
          <w:kern w:val="0"/>
          <w:szCs w:val="21"/>
        </w:rPr>
        <w:t>：</w:t>
      </w:r>
      <w:r w:rsidR="00477BF6" w:rsidRPr="00FC1BD9">
        <w:rPr>
          <w:rFonts w:ascii="Times New Roman" w:eastAsiaTheme="majorEastAsia" w:hAnsi="Times New Roman"/>
          <w:kern w:val="0"/>
          <w:szCs w:val="21"/>
        </w:rPr>
        <w:t>TP3</w:t>
      </w:r>
      <w:r w:rsidRPr="00FC1BD9">
        <w:rPr>
          <w:rFonts w:ascii="Times New Roman" w:eastAsiaTheme="majorEastAsia" w:hAnsi="Times New Roman"/>
          <w:kern w:val="0"/>
          <w:szCs w:val="21"/>
        </w:rPr>
        <w:t xml:space="preserve">              </w:t>
      </w:r>
      <w:r w:rsidR="00587780" w:rsidRPr="00FC1BD9">
        <w:rPr>
          <w:rFonts w:ascii="Times New Roman" w:eastAsiaTheme="majorEastAsia" w:hAnsi="Times New Roman"/>
          <w:kern w:val="0"/>
          <w:szCs w:val="21"/>
        </w:rPr>
        <w:t xml:space="preserve">                             </w:t>
      </w:r>
      <w:r w:rsidRPr="00FC1BD9">
        <w:rPr>
          <w:rFonts w:ascii="Times New Roman" w:eastAsiaTheme="majorEastAsia" w:hAnsi="Times New Roman"/>
          <w:b/>
          <w:bCs/>
          <w:kern w:val="0"/>
          <w:szCs w:val="21"/>
        </w:rPr>
        <w:t>文献标识码</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A</w:t>
      </w:r>
    </w:p>
    <w:p w14:paraId="53E71E4C" w14:textId="396D0D0B" w:rsidR="00D569BD" w:rsidRDefault="00D569BD" w:rsidP="00711285">
      <w:pPr>
        <w:spacing w:line="360" w:lineRule="auto"/>
        <w:rPr>
          <w:rFonts w:ascii="Times New Roman" w:eastAsiaTheme="majorEastAsia" w:hAnsi="Times New Roman"/>
          <w:kern w:val="0"/>
          <w:szCs w:val="21"/>
        </w:rPr>
      </w:pPr>
    </w:p>
    <w:p w14:paraId="279A3D55" w14:textId="632FB3A7" w:rsidR="006E6B54" w:rsidRDefault="006E6B54" w:rsidP="00711285">
      <w:pPr>
        <w:spacing w:line="360" w:lineRule="auto"/>
        <w:rPr>
          <w:rFonts w:ascii="Times New Roman" w:eastAsiaTheme="majorEastAsia" w:hAnsi="Times New Roman"/>
          <w:kern w:val="0"/>
          <w:szCs w:val="21"/>
        </w:rPr>
      </w:pPr>
    </w:p>
    <w:p w14:paraId="380BFC56" w14:textId="3EDC53F2" w:rsidR="006E6B54" w:rsidRDefault="006E6B54" w:rsidP="00711285">
      <w:pPr>
        <w:spacing w:line="360" w:lineRule="auto"/>
        <w:rPr>
          <w:rFonts w:ascii="Times New Roman" w:eastAsiaTheme="majorEastAsia" w:hAnsi="Times New Roman"/>
          <w:kern w:val="0"/>
          <w:szCs w:val="21"/>
        </w:rPr>
      </w:pPr>
    </w:p>
    <w:p w14:paraId="258D498D" w14:textId="384B6982" w:rsidR="006E6B54" w:rsidRDefault="006E6B54" w:rsidP="00711285">
      <w:pPr>
        <w:spacing w:line="360" w:lineRule="auto"/>
        <w:rPr>
          <w:rFonts w:ascii="Times New Roman" w:eastAsiaTheme="majorEastAsia" w:hAnsi="Times New Roman"/>
          <w:kern w:val="0"/>
          <w:szCs w:val="21"/>
        </w:rPr>
      </w:pPr>
    </w:p>
    <w:p w14:paraId="401B7E69" w14:textId="79CD6858" w:rsidR="006E6B54" w:rsidRDefault="006E6B54" w:rsidP="00711285">
      <w:pPr>
        <w:spacing w:line="360" w:lineRule="auto"/>
        <w:rPr>
          <w:rFonts w:ascii="Times New Roman" w:eastAsiaTheme="majorEastAsia" w:hAnsi="Times New Roman"/>
          <w:kern w:val="0"/>
          <w:szCs w:val="21"/>
        </w:rPr>
      </w:pPr>
    </w:p>
    <w:p w14:paraId="5828EEE1" w14:textId="356111C5" w:rsidR="006E6B54" w:rsidRDefault="006E6B54" w:rsidP="00711285">
      <w:pPr>
        <w:spacing w:line="360" w:lineRule="auto"/>
        <w:rPr>
          <w:rFonts w:ascii="Times New Roman" w:eastAsiaTheme="majorEastAsia" w:hAnsi="Times New Roman"/>
          <w:kern w:val="0"/>
          <w:szCs w:val="21"/>
        </w:rPr>
      </w:pPr>
    </w:p>
    <w:p w14:paraId="67F378D9" w14:textId="02700536" w:rsidR="006E6B54" w:rsidRDefault="006E6B54" w:rsidP="00711285">
      <w:pPr>
        <w:spacing w:line="360" w:lineRule="auto"/>
        <w:rPr>
          <w:rFonts w:ascii="Times New Roman" w:eastAsiaTheme="majorEastAsia" w:hAnsi="Times New Roman"/>
          <w:kern w:val="0"/>
          <w:szCs w:val="21"/>
        </w:rPr>
      </w:pPr>
    </w:p>
    <w:p w14:paraId="1E849D12" w14:textId="608A74B6" w:rsidR="006E6B54" w:rsidRDefault="006E6B54" w:rsidP="00711285">
      <w:pPr>
        <w:spacing w:line="360" w:lineRule="auto"/>
        <w:rPr>
          <w:rFonts w:ascii="Times New Roman" w:eastAsiaTheme="majorEastAsia" w:hAnsi="Times New Roman"/>
          <w:kern w:val="0"/>
          <w:szCs w:val="21"/>
        </w:rPr>
      </w:pPr>
    </w:p>
    <w:p w14:paraId="3AAC4B4D" w14:textId="7ED19300" w:rsidR="006E6B54" w:rsidRDefault="006E6B54" w:rsidP="00711285">
      <w:pPr>
        <w:spacing w:line="360" w:lineRule="auto"/>
        <w:rPr>
          <w:rFonts w:ascii="Times New Roman" w:eastAsiaTheme="majorEastAsia" w:hAnsi="Times New Roman"/>
          <w:kern w:val="0"/>
          <w:szCs w:val="21"/>
        </w:rPr>
      </w:pPr>
    </w:p>
    <w:p w14:paraId="49015286" w14:textId="52C7AB55" w:rsidR="006E6B54" w:rsidRDefault="006E6B54" w:rsidP="00711285">
      <w:pPr>
        <w:spacing w:line="360" w:lineRule="auto"/>
        <w:rPr>
          <w:rFonts w:ascii="Times New Roman" w:eastAsiaTheme="majorEastAsia" w:hAnsi="Times New Roman"/>
          <w:kern w:val="0"/>
          <w:szCs w:val="21"/>
        </w:rPr>
      </w:pPr>
    </w:p>
    <w:p w14:paraId="5104AEC0" w14:textId="3BB0D18B" w:rsidR="006E6B54" w:rsidRDefault="006E6B54" w:rsidP="00711285">
      <w:pPr>
        <w:spacing w:line="360" w:lineRule="auto"/>
        <w:rPr>
          <w:rFonts w:ascii="Times New Roman" w:eastAsiaTheme="majorEastAsia" w:hAnsi="Times New Roman"/>
          <w:kern w:val="0"/>
          <w:szCs w:val="21"/>
        </w:rPr>
      </w:pPr>
    </w:p>
    <w:p w14:paraId="09639A84" w14:textId="4D2B6556" w:rsidR="006E6B54" w:rsidRDefault="006E6B54" w:rsidP="00711285">
      <w:pPr>
        <w:spacing w:line="360" w:lineRule="auto"/>
        <w:rPr>
          <w:rFonts w:ascii="Times New Roman" w:eastAsiaTheme="majorEastAsia" w:hAnsi="Times New Roman"/>
          <w:kern w:val="0"/>
          <w:szCs w:val="21"/>
        </w:rPr>
      </w:pPr>
    </w:p>
    <w:p w14:paraId="14DB749A" w14:textId="77777777" w:rsidR="006E6B54" w:rsidRPr="00FC1BD9" w:rsidRDefault="006E6B54" w:rsidP="00711285">
      <w:pPr>
        <w:spacing w:line="360" w:lineRule="auto"/>
        <w:rPr>
          <w:rFonts w:ascii="Times New Roman" w:eastAsiaTheme="majorEastAsia" w:hAnsi="Times New Roman"/>
          <w:kern w:val="0"/>
          <w:szCs w:val="21"/>
        </w:rPr>
      </w:pPr>
    </w:p>
    <w:p w14:paraId="6727507A" w14:textId="014EAEED" w:rsidR="00B7713D" w:rsidRPr="00FC1BD9" w:rsidRDefault="00C51C04" w:rsidP="00711285">
      <w:pPr>
        <w:spacing w:line="360" w:lineRule="auto"/>
        <w:jc w:val="center"/>
        <w:rPr>
          <w:rFonts w:ascii="Times New Roman" w:eastAsiaTheme="majorEastAsia" w:hAnsi="Times New Roman"/>
          <w:b/>
          <w:bCs/>
          <w:sz w:val="28"/>
          <w:szCs w:val="28"/>
        </w:rPr>
      </w:pPr>
      <w:r w:rsidRPr="00FC1BD9">
        <w:rPr>
          <w:rFonts w:ascii="Times New Roman" w:eastAsiaTheme="majorEastAsia" w:hAnsi="Times New Roman"/>
          <w:b/>
          <w:bCs/>
          <w:sz w:val="28"/>
          <w:szCs w:val="28"/>
        </w:rPr>
        <w:lastRenderedPageBreak/>
        <w:t>Precise Recognition and Real-time Tracking of UAV obstacle based on YOLOv4 and KCF</w:t>
      </w:r>
    </w:p>
    <w:p w14:paraId="6A4744F7" w14:textId="77777777" w:rsidR="007A19A4" w:rsidRPr="00FC1BD9" w:rsidRDefault="0055072D" w:rsidP="00711285">
      <w:pPr>
        <w:spacing w:before="360" w:line="360" w:lineRule="auto"/>
        <w:ind w:left="403" w:right="403"/>
        <w:jc w:val="center"/>
        <w:rPr>
          <w:rFonts w:ascii="Times New Roman" w:eastAsiaTheme="majorEastAsia" w:hAnsi="Times New Roman"/>
          <w:kern w:val="0"/>
          <w:szCs w:val="21"/>
          <w:vertAlign w:val="superscript"/>
        </w:rPr>
      </w:pPr>
      <w:r w:rsidRPr="00FC1BD9">
        <w:rPr>
          <w:rFonts w:ascii="Times New Roman" w:eastAsiaTheme="majorEastAsia" w:hAnsi="Times New Roman"/>
          <w:kern w:val="0"/>
          <w:szCs w:val="21"/>
        </w:rPr>
        <w:t>Zhang Ji</w:t>
      </w:r>
      <w:r w:rsidRPr="00FC1BD9">
        <w:rPr>
          <w:rFonts w:ascii="Times New Roman" w:eastAsiaTheme="majorEastAsia" w:hAnsi="Times New Roman"/>
          <w:i/>
          <w:iCs/>
          <w:kern w:val="0"/>
          <w:szCs w:val="21"/>
          <w:vertAlign w:val="superscript"/>
        </w:rPr>
        <w:t>+1</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S</w:t>
      </w:r>
      <w:r w:rsidR="007A19A4" w:rsidRPr="00FC1BD9">
        <w:rPr>
          <w:rFonts w:ascii="Times New Roman" w:eastAsiaTheme="majorEastAsia" w:hAnsi="Times New Roman"/>
          <w:kern w:val="0"/>
          <w:szCs w:val="21"/>
        </w:rPr>
        <w:t>hi Hong-wei</w:t>
      </w:r>
      <w:r w:rsidR="007A19A4" w:rsidRPr="00FC1BD9">
        <w:rPr>
          <w:rFonts w:ascii="Times New Roman" w:eastAsiaTheme="majorEastAsia" w:hAnsi="Times New Roman"/>
          <w:i/>
          <w:iCs/>
          <w:kern w:val="0"/>
          <w:szCs w:val="21"/>
          <w:vertAlign w:val="superscript"/>
        </w:rPr>
        <w:t>1</w:t>
      </w:r>
    </w:p>
    <w:p w14:paraId="4B2DA01B" w14:textId="77777777" w:rsidR="007A19A4" w:rsidRPr="00FC1BD9" w:rsidRDefault="007A19A4" w:rsidP="00711285">
      <w:pPr>
        <w:pStyle w:val="af3"/>
        <w:spacing w:line="360" w:lineRule="auto"/>
        <w:ind w:left="360" w:firstLineChars="0" w:firstLine="0"/>
        <w:jc w:val="center"/>
        <w:rPr>
          <w:rFonts w:ascii="Times New Roman" w:eastAsiaTheme="majorEastAsia" w:hAnsi="Times New Roman"/>
          <w:szCs w:val="21"/>
        </w:rPr>
      </w:pPr>
      <w:r w:rsidRPr="00FC1BD9">
        <w:rPr>
          <w:rFonts w:ascii="Times New Roman" w:eastAsiaTheme="majorEastAsia" w:hAnsi="Times New Roman"/>
          <w:szCs w:val="21"/>
        </w:rPr>
        <w:t>(1.</w:t>
      </w:r>
      <w:r w:rsidR="00E13E88" w:rsidRPr="00FC1BD9">
        <w:rPr>
          <w:rFonts w:ascii="Times New Roman" w:eastAsiaTheme="majorEastAsia" w:hAnsi="Times New Roman"/>
          <w:szCs w:val="21"/>
        </w:rPr>
        <w:t xml:space="preserve"> </w:t>
      </w:r>
      <w:r w:rsidRPr="00FC1BD9">
        <w:rPr>
          <w:rFonts w:ascii="Times New Roman" w:eastAsiaTheme="majorEastAsia" w:hAnsi="Times New Roman"/>
          <w:szCs w:val="21"/>
        </w:rPr>
        <w:t>Sichuan University, Sichuan Province Chengdu 610064)</w:t>
      </w:r>
    </w:p>
    <w:p w14:paraId="3064069F" w14:textId="6DDCE40A" w:rsidR="00B7713D" w:rsidRPr="00FC1BD9" w:rsidRDefault="00B7713D" w:rsidP="00711285">
      <w:pPr>
        <w:spacing w:line="360" w:lineRule="auto"/>
        <w:ind w:left="105" w:hangingChars="50" w:hanging="105"/>
        <w:rPr>
          <w:rFonts w:ascii="Times New Roman" w:eastAsiaTheme="majorEastAsia" w:hAnsi="Times New Roman"/>
          <w:szCs w:val="21"/>
        </w:rPr>
      </w:pPr>
      <w:r w:rsidRPr="00FC1BD9">
        <w:rPr>
          <w:rFonts w:ascii="Times New Roman" w:eastAsiaTheme="majorEastAsia" w:hAnsi="Times New Roman"/>
          <w:b/>
          <w:bCs/>
          <w:szCs w:val="21"/>
        </w:rPr>
        <w:t>Abstract</w:t>
      </w:r>
      <w:r w:rsidRPr="00FC1BD9">
        <w:rPr>
          <w:rFonts w:ascii="Times New Roman" w:eastAsiaTheme="majorEastAsia" w:hAnsi="Times New Roman"/>
          <w:szCs w:val="21"/>
        </w:rPr>
        <w:t>:</w:t>
      </w:r>
      <w:r w:rsidR="00877181" w:rsidRPr="00FC1BD9">
        <w:rPr>
          <w:rFonts w:ascii="Times New Roman" w:eastAsiaTheme="majorEastAsia" w:hAnsi="Times New Roman"/>
          <w:szCs w:val="21"/>
        </w:rPr>
        <w:t xml:space="preserve"> </w:t>
      </w:r>
      <w:r w:rsidR="00041CD6" w:rsidRPr="00FC1BD9">
        <w:rPr>
          <w:rFonts w:ascii="Times New Roman" w:eastAsiaTheme="majorEastAsia" w:hAnsi="Times New Roman"/>
          <w:szCs w:val="21"/>
        </w:rPr>
        <w:t>Flying UAV</w:t>
      </w:r>
      <w:r w:rsidR="002C584F" w:rsidRPr="00FC1BD9">
        <w:rPr>
          <w:rFonts w:ascii="Times New Roman" w:eastAsiaTheme="majorEastAsia" w:hAnsi="Times New Roman"/>
          <w:szCs w:val="21"/>
        </w:rPr>
        <w:t xml:space="preserve"> </w:t>
      </w:r>
      <w:r w:rsidR="00041CD6" w:rsidRPr="00FC1BD9">
        <w:rPr>
          <w:rFonts w:ascii="Times New Roman" w:eastAsiaTheme="majorEastAsia" w:hAnsi="Times New Roman"/>
          <w:szCs w:val="21"/>
        </w:rPr>
        <w:t xml:space="preserve">(Unmanned Aerial Vehicle) often threatens by </w:t>
      </w:r>
      <w:r w:rsidR="00F213F8" w:rsidRPr="00FC1BD9">
        <w:rPr>
          <w:rFonts w:ascii="Times New Roman" w:eastAsiaTheme="majorEastAsia" w:hAnsi="Times New Roman"/>
          <w:szCs w:val="21"/>
        </w:rPr>
        <w:t xml:space="preserve">plane, birds, pedestrian, car, traffic light and so on. How to detect those obstacles, and avoid them while </w:t>
      </w:r>
      <w:r w:rsidR="00E474D4" w:rsidRPr="00FC1BD9">
        <w:rPr>
          <w:rFonts w:ascii="Times New Roman" w:eastAsiaTheme="majorEastAsia" w:hAnsi="Times New Roman"/>
          <w:szCs w:val="21"/>
        </w:rPr>
        <w:t xml:space="preserve">planning </w:t>
      </w:r>
      <w:r w:rsidR="00166E9F" w:rsidRPr="00FC1BD9">
        <w:rPr>
          <w:rFonts w:ascii="Times New Roman" w:eastAsiaTheme="majorEastAsia" w:hAnsi="Times New Roman"/>
          <w:szCs w:val="21"/>
        </w:rPr>
        <w:t>flight route</w:t>
      </w:r>
      <w:r w:rsidR="00E474D4" w:rsidRPr="00FC1BD9">
        <w:rPr>
          <w:rFonts w:ascii="Times New Roman" w:eastAsiaTheme="majorEastAsia" w:hAnsi="Times New Roman"/>
          <w:szCs w:val="21"/>
        </w:rPr>
        <w:t xml:space="preserve">, </w:t>
      </w:r>
      <w:r w:rsidR="002C584F" w:rsidRPr="00FC1BD9">
        <w:rPr>
          <w:rFonts w:ascii="Times New Roman" w:eastAsiaTheme="majorEastAsia" w:hAnsi="Times New Roman"/>
          <w:szCs w:val="21"/>
        </w:rPr>
        <w:t xml:space="preserve">has become an important research topic of UAV. </w:t>
      </w:r>
      <w:r w:rsidR="00BE7C69" w:rsidRPr="004866A6">
        <w:rPr>
          <w:rFonts w:ascii="Times New Roman" w:eastAsiaTheme="majorEastAsia" w:hAnsi="Times New Roman"/>
          <w:szCs w:val="21"/>
        </w:rPr>
        <w:t xml:space="preserve">Image Recognition based on Deep-Learning has shown its ability to classify in domains like Biometrics Identification and Object Classification. Apply Image Recognition technology on </w:t>
      </w:r>
      <w:r w:rsidR="00BE7C69">
        <w:rPr>
          <w:rFonts w:ascii="Times New Roman" w:eastAsiaTheme="majorEastAsia" w:hAnsi="Times New Roman"/>
          <w:szCs w:val="21"/>
        </w:rPr>
        <w:t>UAV obstacle</w:t>
      </w:r>
      <w:r w:rsidR="00BE7C69" w:rsidRPr="004866A6">
        <w:rPr>
          <w:rFonts w:ascii="Times New Roman" w:eastAsiaTheme="majorEastAsia" w:hAnsi="Times New Roman"/>
          <w:szCs w:val="21"/>
        </w:rPr>
        <w:t xml:space="preserve"> detection is also possible and achievable. </w:t>
      </w:r>
      <w:r w:rsidR="002C584F" w:rsidRPr="00FC1BD9">
        <w:rPr>
          <w:rFonts w:ascii="Times New Roman" w:eastAsiaTheme="majorEastAsia" w:hAnsi="Times New Roman"/>
          <w:szCs w:val="21"/>
        </w:rPr>
        <w:t>This paper focuses on UAV obstacle detection and obstacle tracking</w:t>
      </w:r>
      <w:r w:rsidR="004D5223" w:rsidRPr="00FC1BD9">
        <w:rPr>
          <w:rFonts w:ascii="Times New Roman" w:eastAsiaTheme="majorEastAsia" w:hAnsi="Times New Roman"/>
          <w:szCs w:val="21"/>
        </w:rPr>
        <w:t xml:space="preserve">. Based on </w:t>
      </w:r>
      <w:r w:rsidR="004D04E3" w:rsidRPr="00FC1BD9">
        <w:rPr>
          <w:rFonts w:ascii="Times New Roman" w:eastAsiaTheme="majorEastAsia" w:hAnsi="Times New Roman"/>
          <w:szCs w:val="21"/>
        </w:rPr>
        <w:t>YOLO</w:t>
      </w:r>
      <w:r w:rsidR="00C51C04"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4D5223" w:rsidRPr="00FC1BD9">
        <w:rPr>
          <w:rFonts w:ascii="Times New Roman" w:eastAsiaTheme="majorEastAsia" w:hAnsi="Times New Roman"/>
          <w:szCs w:val="21"/>
        </w:rPr>
        <w:t xml:space="preserve"> object detection and KCF object</w:t>
      </w:r>
      <w:r w:rsidR="002C584F" w:rsidRPr="00FC1BD9">
        <w:rPr>
          <w:rFonts w:ascii="Times New Roman" w:eastAsiaTheme="majorEastAsia" w:hAnsi="Times New Roman"/>
          <w:szCs w:val="21"/>
        </w:rPr>
        <w:t xml:space="preserve"> tracking, we carried out precise obstacle detection and real-time tracking on typical obstacles. We explored the optimal balance between high</w:t>
      </w:r>
      <w:r w:rsidR="00C51C04" w:rsidRPr="00FC1BD9">
        <w:rPr>
          <w:rFonts w:ascii="Times New Roman" w:eastAsiaTheme="majorEastAsia" w:hAnsi="Times New Roman"/>
          <w:szCs w:val="21"/>
        </w:rPr>
        <w:t>-</w:t>
      </w:r>
      <w:r w:rsidR="002C584F" w:rsidRPr="00FC1BD9">
        <w:rPr>
          <w:rFonts w:ascii="Times New Roman" w:eastAsiaTheme="majorEastAsia" w:hAnsi="Times New Roman"/>
          <w:szCs w:val="21"/>
        </w:rPr>
        <w:t>accura</w:t>
      </w:r>
      <w:r w:rsidR="00C51C04" w:rsidRPr="00FC1BD9">
        <w:rPr>
          <w:rFonts w:ascii="Times New Roman" w:eastAsiaTheme="majorEastAsia" w:hAnsi="Times New Roman"/>
          <w:szCs w:val="21"/>
        </w:rPr>
        <w:t>te</w:t>
      </w:r>
      <w:r w:rsidR="002C584F" w:rsidRPr="00FC1BD9">
        <w:rPr>
          <w:rFonts w:ascii="Times New Roman" w:eastAsiaTheme="majorEastAsia" w:hAnsi="Times New Roman"/>
          <w:szCs w:val="21"/>
        </w:rPr>
        <w:t xml:space="preserve"> </w:t>
      </w:r>
      <w:r w:rsidR="004D04E3" w:rsidRPr="00FC1BD9">
        <w:rPr>
          <w:rFonts w:ascii="Times New Roman" w:eastAsiaTheme="majorEastAsia" w:hAnsi="Times New Roman"/>
          <w:szCs w:val="21"/>
        </w:rPr>
        <w:t>YOLO</w:t>
      </w:r>
      <w:r w:rsidR="00C51C04"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4D5223" w:rsidRPr="00FC1BD9">
        <w:rPr>
          <w:rFonts w:ascii="Times New Roman" w:eastAsiaTheme="majorEastAsia" w:hAnsi="Times New Roman"/>
          <w:szCs w:val="21"/>
        </w:rPr>
        <w:t xml:space="preserve"> object</w:t>
      </w:r>
      <w:r w:rsidR="002C584F" w:rsidRPr="00FC1BD9">
        <w:rPr>
          <w:rFonts w:ascii="Times New Roman" w:eastAsiaTheme="majorEastAsia" w:hAnsi="Times New Roman"/>
          <w:szCs w:val="21"/>
        </w:rPr>
        <w:t xml:space="preserve"> det</w:t>
      </w:r>
      <w:r w:rsidR="004D5223" w:rsidRPr="00FC1BD9">
        <w:rPr>
          <w:rFonts w:ascii="Times New Roman" w:eastAsiaTheme="majorEastAsia" w:hAnsi="Times New Roman"/>
          <w:szCs w:val="21"/>
        </w:rPr>
        <w:t>ection and high</w:t>
      </w:r>
      <w:r w:rsidR="00C51C04" w:rsidRPr="00FC1BD9">
        <w:rPr>
          <w:rFonts w:ascii="Times New Roman" w:eastAsiaTheme="majorEastAsia" w:hAnsi="Times New Roman"/>
          <w:szCs w:val="21"/>
        </w:rPr>
        <w:t>-efficient</w:t>
      </w:r>
      <w:r w:rsidR="004D5223" w:rsidRPr="00FC1BD9">
        <w:rPr>
          <w:rFonts w:ascii="Times New Roman" w:eastAsiaTheme="majorEastAsia" w:hAnsi="Times New Roman"/>
          <w:szCs w:val="21"/>
        </w:rPr>
        <w:t xml:space="preserve"> KCF object</w:t>
      </w:r>
      <w:r w:rsidR="002C584F" w:rsidRPr="00FC1BD9">
        <w:rPr>
          <w:rFonts w:ascii="Times New Roman" w:eastAsiaTheme="majorEastAsia" w:hAnsi="Times New Roman"/>
          <w:szCs w:val="21"/>
        </w:rPr>
        <w:t xml:space="preserve"> tracking, thus ensuring the accuracy and real-time performance of UAV obstacle detection simultaneously.</w:t>
      </w:r>
    </w:p>
    <w:p w14:paraId="6677AFF3" w14:textId="617EC02F" w:rsidR="00B23BAD" w:rsidRDefault="00477BF6" w:rsidP="00711285">
      <w:pPr>
        <w:spacing w:line="360" w:lineRule="auto"/>
        <w:rPr>
          <w:rFonts w:ascii="Times New Roman" w:eastAsiaTheme="majorEastAsia" w:hAnsi="Times New Roman"/>
          <w:szCs w:val="21"/>
        </w:rPr>
      </w:pPr>
      <w:r w:rsidRPr="00FC1BD9">
        <w:rPr>
          <w:rFonts w:ascii="Times New Roman" w:eastAsiaTheme="majorEastAsia" w:hAnsi="Times New Roman"/>
          <w:b/>
          <w:bCs/>
          <w:szCs w:val="21"/>
        </w:rPr>
        <w:t>Keywords</w:t>
      </w:r>
      <w:r w:rsidRPr="00FC1BD9">
        <w:rPr>
          <w:rFonts w:ascii="Times New Roman" w:eastAsiaTheme="majorEastAsia" w:hAnsi="Times New Roman"/>
          <w:szCs w:val="21"/>
        </w:rPr>
        <w:t>:</w:t>
      </w:r>
      <w:r w:rsidR="00877181" w:rsidRPr="00FC1BD9">
        <w:rPr>
          <w:rFonts w:ascii="Times New Roman" w:eastAsiaTheme="majorEastAsia" w:hAnsi="Times New Roman"/>
          <w:szCs w:val="21"/>
        </w:rPr>
        <w:t xml:space="preserve"> </w:t>
      </w:r>
      <w:r w:rsidR="004D5223" w:rsidRPr="00FC1BD9">
        <w:rPr>
          <w:rFonts w:ascii="Times New Roman" w:eastAsiaTheme="majorEastAsia" w:hAnsi="Times New Roman"/>
          <w:szCs w:val="21"/>
        </w:rPr>
        <w:t>Flying Obstacle</w:t>
      </w:r>
      <w:r w:rsidR="006E6B54">
        <w:rPr>
          <w:rFonts w:ascii="Times New Roman" w:eastAsiaTheme="majorEastAsia" w:hAnsi="Times New Roman"/>
          <w:szCs w:val="21"/>
        </w:rPr>
        <w:t xml:space="preserve">, </w:t>
      </w:r>
      <w:r w:rsidR="006E6B54" w:rsidRPr="004866A6">
        <w:rPr>
          <w:rFonts w:ascii="Times New Roman" w:eastAsiaTheme="majorEastAsia" w:hAnsi="Times New Roman"/>
          <w:szCs w:val="21"/>
        </w:rPr>
        <w:t>Deep Learning</w:t>
      </w:r>
      <w:r w:rsidR="006E6B54">
        <w:rPr>
          <w:rFonts w:ascii="Times New Roman" w:eastAsiaTheme="majorEastAsia" w:hAnsi="Times New Roman" w:hint="eastAsia"/>
          <w:szCs w:val="21"/>
        </w:rPr>
        <w:t>,</w:t>
      </w:r>
      <w:r w:rsidR="006E6B54">
        <w:rPr>
          <w:rFonts w:ascii="Times New Roman" w:eastAsiaTheme="majorEastAsia" w:hAnsi="Times New Roman"/>
          <w:szCs w:val="21"/>
        </w:rPr>
        <w:t xml:space="preserve"> </w:t>
      </w:r>
      <w:r w:rsidR="006E6B54" w:rsidRPr="004866A6">
        <w:rPr>
          <w:rFonts w:ascii="Times New Roman" w:eastAsiaTheme="majorEastAsia" w:hAnsi="Times New Roman"/>
          <w:szCs w:val="21"/>
        </w:rPr>
        <w:t>Image Recognition</w:t>
      </w:r>
      <w:r w:rsidR="006E6B54">
        <w:rPr>
          <w:rFonts w:ascii="Times New Roman" w:eastAsiaTheme="majorEastAsia" w:hAnsi="Times New Roman" w:hint="eastAsia"/>
          <w:szCs w:val="21"/>
        </w:rPr>
        <w:t>,</w:t>
      </w:r>
      <w:r w:rsidR="006E6B54">
        <w:rPr>
          <w:rFonts w:ascii="Times New Roman" w:eastAsiaTheme="majorEastAsia" w:hAnsi="Times New Roman"/>
          <w:szCs w:val="21"/>
        </w:rPr>
        <w:t xml:space="preserve"> </w:t>
      </w:r>
      <w:r w:rsidR="004D5223" w:rsidRPr="00FC1BD9">
        <w:rPr>
          <w:rFonts w:ascii="Times New Roman" w:eastAsiaTheme="majorEastAsia" w:hAnsi="Times New Roman"/>
          <w:szCs w:val="21"/>
        </w:rPr>
        <w:t>Object Detection</w:t>
      </w:r>
      <w:r w:rsidR="006E6B54">
        <w:rPr>
          <w:rFonts w:ascii="Times New Roman" w:eastAsiaTheme="majorEastAsia" w:hAnsi="Times New Roman"/>
          <w:szCs w:val="21"/>
        </w:rPr>
        <w:t xml:space="preserve">, </w:t>
      </w:r>
      <w:r w:rsidR="004D5223" w:rsidRPr="00FC1BD9">
        <w:rPr>
          <w:rFonts w:ascii="Times New Roman" w:eastAsiaTheme="majorEastAsia" w:hAnsi="Times New Roman"/>
          <w:szCs w:val="21"/>
        </w:rPr>
        <w:t>Object Tracking</w:t>
      </w:r>
    </w:p>
    <w:p w14:paraId="73DC660A" w14:textId="4215020D" w:rsidR="00FC1BD9" w:rsidRDefault="00FC1BD9" w:rsidP="00711285">
      <w:pPr>
        <w:spacing w:line="360" w:lineRule="auto"/>
        <w:rPr>
          <w:rFonts w:ascii="Times New Roman" w:eastAsiaTheme="majorEastAsia" w:hAnsi="Times New Roman"/>
          <w:szCs w:val="21"/>
        </w:rPr>
      </w:pPr>
    </w:p>
    <w:p w14:paraId="3AFC78DA" w14:textId="135F0750" w:rsidR="006E6B54" w:rsidRDefault="006E6B54" w:rsidP="00711285">
      <w:pPr>
        <w:spacing w:line="360" w:lineRule="auto"/>
        <w:rPr>
          <w:rFonts w:ascii="Times New Roman" w:eastAsiaTheme="majorEastAsia" w:hAnsi="Times New Roman"/>
          <w:szCs w:val="21"/>
        </w:rPr>
      </w:pPr>
    </w:p>
    <w:p w14:paraId="3FA83CBD" w14:textId="427D388A" w:rsidR="006E6B54" w:rsidRDefault="006E6B54" w:rsidP="00711285">
      <w:pPr>
        <w:spacing w:line="360" w:lineRule="auto"/>
        <w:rPr>
          <w:rFonts w:ascii="Times New Roman" w:eastAsiaTheme="majorEastAsia" w:hAnsi="Times New Roman"/>
          <w:szCs w:val="21"/>
        </w:rPr>
      </w:pPr>
    </w:p>
    <w:p w14:paraId="58EEE644" w14:textId="0D177480" w:rsidR="006E6B54" w:rsidRDefault="006E6B54" w:rsidP="00711285">
      <w:pPr>
        <w:spacing w:line="360" w:lineRule="auto"/>
        <w:rPr>
          <w:rFonts w:ascii="Times New Roman" w:eastAsiaTheme="majorEastAsia" w:hAnsi="Times New Roman"/>
          <w:szCs w:val="21"/>
        </w:rPr>
      </w:pPr>
    </w:p>
    <w:p w14:paraId="57DD02FA" w14:textId="5B4B215F" w:rsidR="006E6B54" w:rsidRDefault="006E6B54" w:rsidP="00711285">
      <w:pPr>
        <w:spacing w:line="360" w:lineRule="auto"/>
        <w:rPr>
          <w:rFonts w:ascii="Times New Roman" w:eastAsiaTheme="majorEastAsia" w:hAnsi="Times New Roman"/>
          <w:szCs w:val="21"/>
        </w:rPr>
      </w:pPr>
    </w:p>
    <w:p w14:paraId="6C4C1F0A" w14:textId="107C8BBC" w:rsidR="006E6B54" w:rsidRDefault="006E6B54" w:rsidP="00711285">
      <w:pPr>
        <w:spacing w:line="360" w:lineRule="auto"/>
        <w:rPr>
          <w:rFonts w:ascii="Times New Roman" w:eastAsiaTheme="majorEastAsia" w:hAnsi="Times New Roman"/>
          <w:szCs w:val="21"/>
        </w:rPr>
      </w:pPr>
    </w:p>
    <w:p w14:paraId="150962AC" w14:textId="22191003" w:rsidR="006E6B54" w:rsidRDefault="006E6B54" w:rsidP="00711285">
      <w:pPr>
        <w:spacing w:line="360" w:lineRule="auto"/>
        <w:rPr>
          <w:rFonts w:ascii="Times New Roman" w:eastAsiaTheme="majorEastAsia" w:hAnsi="Times New Roman"/>
          <w:szCs w:val="21"/>
        </w:rPr>
      </w:pPr>
    </w:p>
    <w:p w14:paraId="36881789" w14:textId="50232DA6" w:rsidR="006E6B54" w:rsidRDefault="006E6B54" w:rsidP="00711285">
      <w:pPr>
        <w:spacing w:line="360" w:lineRule="auto"/>
        <w:rPr>
          <w:rFonts w:ascii="Times New Roman" w:eastAsiaTheme="majorEastAsia" w:hAnsi="Times New Roman"/>
          <w:szCs w:val="21"/>
        </w:rPr>
      </w:pPr>
    </w:p>
    <w:p w14:paraId="709B1C6F" w14:textId="4CA51C35" w:rsidR="006E6B54" w:rsidRDefault="006E6B54" w:rsidP="00711285">
      <w:pPr>
        <w:spacing w:line="360" w:lineRule="auto"/>
        <w:rPr>
          <w:rFonts w:ascii="Times New Roman" w:eastAsiaTheme="majorEastAsia" w:hAnsi="Times New Roman"/>
          <w:szCs w:val="21"/>
        </w:rPr>
      </w:pPr>
    </w:p>
    <w:p w14:paraId="7537F870" w14:textId="5D7572CB" w:rsidR="006E6B54" w:rsidRDefault="006E6B54" w:rsidP="00711285">
      <w:pPr>
        <w:spacing w:line="360" w:lineRule="auto"/>
        <w:rPr>
          <w:rFonts w:ascii="Times New Roman" w:eastAsiaTheme="majorEastAsia" w:hAnsi="Times New Roman"/>
          <w:szCs w:val="21"/>
        </w:rPr>
      </w:pPr>
    </w:p>
    <w:p w14:paraId="7DC1B5CD" w14:textId="6E85BA3A" w:rsidR="006E6B54" w:rsidRDefault="006E6B54" w:rsidP="00711285">
      <w:pPr>
        <w:spacing w:line="360" w:lineRule="auto"/>
        <w:rPr>
          <w:rFonts w:ascii="Times New Roman" w:eastAsiaTheme="majorEastAsia" w:hAnsi="Times New Roman"/>
          <w:szCs w:val="21"/>
        </w:rPr>
      </w:pPr>
    </w:p>
    <w:p w14:paraId="1B463FAE" w14:textId="4DC49C46" w:rsidR="006E6B54" w:rsidRDefault="006E6B54" w:rsidP="00711285">
      <w:pPr>
        <w:spacing w:line="360" w:lineRule="auto"/>
        <w:rPr>
          <w:rFonts w:ascii="Times New Roman" w:eastAsiaTheme="majorEastAsia" w:hAnsi="Times New Roman"/>
          <w:szCs w:val="21"/>
        </w:rPr>
      </w:pPr>
    </w:p>
    <w:bookmarkEnd w:id="0"/>
    <w:p w14:paraId="123B750F" w14:textId="5C041F2C" w:rsidR="005D6B08" w:rsidRPr="00FC1BD9" w:rsidRDefault="005D6B08"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lastRenderedPageBreak/>
        <w:t>随着技术的发展，无人机在军民两大领域逐渐得到广泛运用。近几年的阅兵式上，军用无人机愈发崭露头角，翼龙、暗剑、彩虹等无人机在情报侦察、军事打击、信息对抗、通信中继和后勤保障等领域能发挥重大作用；民用无人机最具代表性的</w:t>
      </w:r>
      <w:proofErr w:type="gramStart"/>
      <w:r w:rsidRPr="00FC1BD9">
        <w:rPr>
          <w:rFonts w:ascii="Times New Roman" w:eastAsiaTheme="majorEastAsia" w:hAnsi="Times New Roman"/>
          <w:szCs w:val="21"/>
        </w:rPr>
        <w:t>当属大疆出品</w:t>
      </w:r>
      <w:proofErr w:type="gramEnd"/>
      <w:r w:rsidRPr="00FC1BD9">
        <w:rPr>
          <w:rFonts w:ascii="Times New Roman" w:eastAsiaTheme="majorEastAsia" w:hAnsi="Times New Roman"/>
          <w:szCs w:val="21"/>
        </w:rPr>
        <w:t>的系列无人机，其在农业、基建、电力巡检、摄影和公共安全等领域能发挥重大作用</w:t>
      </w:r>
      <w:r w:rsidR="00961DCA" w:rsidRPr="00FC1BD9">
        <w:rPr>
          <w:rFonts w:ascii="Times New Roman" w:eastAsiaTheme="majorEastAsia" w:hAnsi="Times New Roman" w:hint="eastAsia"/>
          <w:szCs w:val="21"/>
          <w:vertAlign w:val="superscript"/>
        </w:rPr>
        <w:t>[</w:t>
      </w:r>
      <w:r w:rsidR="00961DCA" w:rsidRPr="00FC1BD9">
        <w:rPr>
          <w:rFonts w:ascii="Times New Roman" w:eastAsiaTheme="majorEastAsia" w:hAnsi="Times New Roman"/>
          <w:szCs w:val="21"/>
          <w:vertAlign w:val="superscript"/>
        </w:rPr>
        <w:t>1]</w:t>
      </w:r>
      <w:r w:rsidRPr="00FC1BD9">
        <w:rPr>
          <w:rFonts w:ascii="Times New Roman" w:eastAsiaTheme="majorEastAsia" w:hAnsi="Times New Roman"/>
          <w:szCs w:val="21"/>
        </w:rPr>
        <w:t>。</w:t>
      </w:r>
    </w:p>
    <w:p w14:paraId="217A3777" w14:textId="432010A2" w:rsidR="00EE357E" w:rsidRPr="00FC1BD9" w:rsidRDefault="0025054D"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rPr>
        <w:t>在城市中</w:t>
      </w:r>
      <w:r w:rsidR="005D6B08" w:rsidRPr="00FC1BD9">
        <w:rPr>
          <w:rFonts w:ascii="Times New Roman" w:eastAsiaTheme="majorEastAsia" w:hAnsi="Times New Roman"/>
          <w:szCs w:val="21"/>
        </w:rPr>
        <w:t>低空飞行的无人机，</w:t>
      </w:r>
      <w:ins w:id="2" w:author="shihw" w:date="2020-08-12T10:03:00Z">
        <w:r w:rsidR="00E3235F">
          <w:rPr>
            <w:rFonts w:ascii="Times New Roman" w:eastAsiaTheme="majorEastAsia" w:hAnsi="Times New Roman" w:hint="eastAsia"/>
            <w:szCs w:val="21"/>
          </w:rPr>
          <w:t>常常面临着</w:t>
        </w:r>
      </w:ins>
      <w:r w:rsidR="005D6B08" w:rsidRPr="00FC1BD9">
        <w:rPr>
          <w:rFonts w:ascii="Times New Roman" w:eastAsiaTheme="majorEastAsia" w:hAnsi="Times New Roman"/>
          <w:szCs w:val="21"/>
        </w:rPr>
        <w:t>与</w:t>
      </w:r>
      <w:r w:rsidR="0007021C">
        <w:rPr>
          <w:rFonts w:ascii="Times New Roman" w:eastAsiaTheme="majorEastAsia" w:hAnsi="Times New Roman" w:hint="eastAsia"/>
          <w:szCs w:val="21"/>
        </w:rPr>
        <w:t>起降的</w:t>
      </w:r>
      <w:ins w:id="3" w:author="shihw" w:date="2020-08-12T10:04:00Z">
        <w:r w:rsidR="00E3235F">
          <w:rPr>
            <w:rFonts w:ascii="Times New Roman" w:eastAsiaTheme="majorEastAsia" w:hAnsi="Times New Roman" w:hint="eastAsia"/>
            <w:szCs w:val="21"/>
          </w:rPr>
          <w:t>民航</w:t>
        </w:r>
      </w:ins>
      <w:r w:rsidR="0007021C">
        <w:rPr>
          <w:rFonts w:ascii="Times New Roman" w:eastAsiaTheme="majorEastAsia" w:hAnsi="Times New Roman" w:hint="eastAsia"/>
          <w:szCs w:val="21"/>
        </w:rPr>
        <w:t>飞机、</w:t>
      </w:r>
      <w:r w:rsidR="005D6B08" w:rsidRPr="00FC1BD9">
        <w:rPr>
          <w:rFonts w:ascii="Times New Roman" w:eastAsiaTheme="majorEastAsia" w:hAnsi="Times New Roman"/>
          <w:szCs w:val="21"/>
        </w:rPr>
        <w:t>行人、汽车、交通灯、飞鸟</w:t>
      </w:r>
      <w:r w:rsidR="00F4042A">
        <w:rPr>
          <w:rFonts w:ascii="Times New Roman" w:eastAsiaTheme="majorEastAsia" w:hAnsi="Times New Roman" w:hint="eastAsia"/>
          <w:szCs w:val="21"/>
        </w:rPr>
        <w:t>（见图</w:t>
      </w:r>
      <w:r w:rsidR="00F4042A">
        <w:rPr>
          <w:rFonts w:ascii="Times New Roman" w:eastAsiaTheme="majorEastAsia" w:hAnsi="Times New Roman" w:hint="eastAsia"/>
          <w:szCs w:val="21"/>
        </w:rPr>
        <w:t>1</w:t>
      </w:r>
      <w:r w:rsidR="00F4042A">
        <w:rPr>
          <w:rFonts w:ascii="Times New Roman" w:eastAsiaTheme="majorEastAsia" w:hAnsi="Times New Roman" w:hint="eastAsia"/>
          <w:szCs w:val="21"/>
        </w:rPr>
        <w:t>）</w:t>
      </w:r>
      <w:r w:rsidR="006C20F5">
        <w:rPr>
          <w:rFonts w:ascii="Times New Roman" w:eastAsiaTheme="majorEastAsia" w:hAnsi="Times New Roman" w:hint="eastAsia"/>
          <w:szCs w:val="21"/>
        </w:rPr>
        <w:t>等</w:t>
      </w:r>
      <w:ins w:id="4" w:author="shihw" w:date="2020-08-12T10:08:00Z">
        <w:r w:rsidR="00E6579B">
          <w:rPr>
            <w:rFonts w:ascii="Times New Roman" w:eastAsiaTheme="majorEastAsia" w:hAnsi="Times New Roman" w:hint="eastAsia"/>
            <w:szCs w:val="21"/>
          </w:rPr>
          <w:t>发生</w:t>
        </w:r>
      </w:ins>
      <w:del w:id="5" w:author="shihw" w:date="2020-08-12T10:08:00Z">
        <w:r w:rsidR="006C20F5" w:rsidDel="00E6579B">
          <w:rPr>
            <w:rFonts w:ascii="Times New Roman" w:eastAsiaTheme="majorEastAsia" w:hAnsi="Times New Roman" w:hint="eastAsia"/>
            <w:szCs w:val="21"/>
          </w:rPr>
          <w:delText>均有</w:delText>
        </w:r>
      </w:del>
      <w:r w:rsidR="005D6B08" w:rsidRPr="00FC1BD9">
        <w:rPr>
          <w:rFonts w:ascii="Times New Roman" w:eastAsiaTheme="majorEastAsia" w:hAnsi="Times New Roman"/>
          <w:szCs w:val="21"/>
        </w:rPr>
        <w:t>相</w:t>
      </w:r>
      <w:r w:rsidR="006C20F5">
        <w:rPr>
          <w:rFonts w:ascii="Times New Roman" w:eastAsiaTheme="majorEastAsia" w:hAnsi="Times New Roman" w:hint="eastAsia"/>
          <w:szCs w:val="21"/>
        </w:rPr>
        <w:t>互</w:t>
      </w:r>
      <w:r w:rsidR="005D6B08" w:rsidRPr="00FC1BD9">
        <w:rPr>
          <w:rFonts w:ascii="Times New Roman" w:eastAsiaTheme="majorEastAsia" w:hAnsi="Times New Roman"/>
          <w:szCs w:val="21"/>
        </w:rPr>
        <w:t>碰撞的</w:t>
      </w:r>
      <w:ins w:id="6" w:author="shihw" w:date="2020-08-12T10:03:00Z">
        <w:r w:rsidR="00E3235F">
          <w:rPr>
            <w:rFonts w:ascii="Times New Roman" w:eastAsiaTheme="majorEastAsia" w:hAnsi="Times New Roman" w:hint="eastAsia"/>
            <w:szCs w:val="21"/>
          </w:rPr>
          <w:t>严峻挑战</w:t>
        </w:r>
      </w:ins>
      <w:del w:id="7" w:author="shihw" w:date="2020-08-12T10:03:00Z">
        <w:r w:rsidR="006C20F5" w:rsidDel="00E3235F">
          <w:rPr>
            <w:rFonts w:ascii="Times New Roman" w:eastAsiaTheme="majorEastAsia" w:hAnsi="Times New Roman" w:hint="eastAsia"/>
            <w:szCs w:val="21"/>
          </w:rPr>
          <w:delText>可能</w:delText>
        </w:r>
      </w:del>
      <w:ins w:id="8" w:author="shihw" w:date="2020-08-12T10:08:00Z">
        <w:r w:rsidR="00E6579B">
          <w:rPr>
            <w:rFonts w:ascii="Times New Roman" w:eastAsiaTheme="majorEastAsia" w:hAnsi="Times New Roman" w:hint="eastAsia"/>
            <w:szCs w:val="21"/>
          </w:rPr>
          <w:t>，</w:t>
        </w:r>
      </w:ins>
      <w:del w:id="9" w:author="shihw" w:date="2020-08-12T10:03:00Z">
        <w:r w:rsidR="005D6B08" w:rsidRPr="00FC1BD9" w:rsidDel="00E3235F">
          <w:rPr>
            <w:rFonts w:ascii="Times New Roman" w:eastAsiaTheme="majorEastAsia" w:hAnsi="Times New Roman"/>
            <w:szCs w:val="21"/>
          </w:rPr>
          <w:delText>。</w:delText>
        </w:r>
      </w:del>
      <w:r w:rsidR="005D6B08" w:rsidRPr="00FC1BD9">
        <w:rPr>
          <w:rFonts w:ascii="Times New Roman" w:eastAsiaTheme="majorEastAsia" w:hAnsi="Times New Roman"/>
          <w:szCs w:val="21"/>
        </w:rPr>
        <w:t>这不仅会对无人机自身造成损伤，更有可能</w:t>
      </w:r>
      <w:ins w:id="10" w:author="shihw" w:date="2020-08-12T10:07:00Z">
        <w:r w:rsidR="00E3235F">
          <w:rPr>
            <w:rFonts w:ascii="Times New Roman" w:eastAsiaTheme="majorEastAsia" w:hAnsi="Times New Roman" w:hint="eastAsia"/>
            <w:szCs w:val="21"/>
          </w:rPr>
          <w:t>造成</w:t>
        </w:r>
      </w:ins>
      <w:del w:id="11" w:author="shihw" w:date="2020-08-12T10:04:00Z">
        <w:r w:rsidR="006C20F5" w:rsidDel="00E3235F">
          <w:rPr>
            <w:rFonts w:ascii="Times New Roman" w:eastAsiaTheme="majorEastAsia" w:hAnsi="Times New Roman" w:hint="eastAsia"/>
            <w:szCs w:val="21"/>
          </w:rPr>
          <w:delText>影响</w:delText>
        </w:r>
      </w:del>
      <w:ins w:id="12" w:author="shihw" w:date="2020-08-12T10:04:00Z">
        <w:r w:rsidR="00E3235F">
          <w:rPr>
            <w:rFonts w:ascii="Times New Roman" w:eastAsiaTheme="majorEastAsia" w:hAnsi="Times New Roman" w:hint="eastAsia"/>
            <w:szCs w:val="21"/>
          </w:rPr>
          <w:t>危及</w:t>
        </w:r>
      </w:ins>
      <w:ins w:id="13" w:author="shihw" w:date="2020-08-12T10:06:00Z">
        <w:r w:rsidR="00E3235F">
          <w:rPr>
            <w:rFonts w:ascii="Times New Roman" w:eastAsiaTheme="majorEastAsia" w:hAnsi="Times New Roman" w:hint="eastAsia"/>
            <w:szCs w:val="21"/>
          </w:rPr>
          <w:t>飞行安全</w:t>
        </w:r>
      </w:ins>
      <w:del w:id="14" w:author="shihw" w:date="2020-08-12T10:06:00Z">
        <w:r w:rsidR="005D6B08" w:rsidRPr="00FC1BD9" w:rsidDel="00E3235F">
          <w:rPr>
            <w:rFonts w:ascii="Times New Roman" w:eastAsiaTheme="majorEastAsia" w:hAnsi="Times New Roman"/>
            <w:szCs w:val="21"/>
          </w:rPr>
          <w:delText>飞机</w:delText>
        </w:r>
        <w:r w:rsidR="006C20F5" w:rsidDel="00E3235F">
          <w:rPr>
            <w:rFonts w:ascii="Times New Roman" w:eastAsiaTheme="majorEastAsia" w:hAnsi="Times New Roman" w:hint="eastAsia"/>
            <w:szCs w:val="21"/>
          </w:rPr>
          <w:delText>起降</w:delText>
        </w:r>
      </w:del>
      <w:r w:rsidR="005D6B08" w:rsidRPr="00FC1BD9">
        <w:rPr>
          <w:rFonts w:ascii="Times New Roman" w:eastAsiaTheme="majorEastAsia" w:hAnsi="Times New Roman"/>
          <w:szCs w:val="21"/>
        </w:rPr>
        <w:t>、</w:t>
      </w:r>
      <w:ins w:id="15" w:author="shihw" w:date="2020-08-12T10:07:00Z">
        <w:r w:rsidR="00E3235F">
          <w:rPr>
            <w:rFonts w:ascii="Times New Roman" w:eastAsiaTheme="majorEastAsia" w:hAnsi="Times New Roman" w:hint="eastAsia"/>
            <w:szCs w:val="21"/>
          </w:rPr>
          <w:t>伤及重要建筑设施、</w:t>
        </w:r>
      </w:ins>
      <w:proofErr w:type="gramStart"/>
      <w:r w:rsidR="006C20F5">
        <w:rPr>
          <w:rFonts w:ascii="Times New Roman" w:eastAsiaTheme="majorEastAsia" w:hAnsi="Times New Roman" w:hint="eastAsia"/>
          <w:szCs w:val="21"/>
        </w:rPr>
        <w:t>剐蹭车辆</w:t>
      </w:r>
      <w:proofErr w:type="gramEnd"/>
      <w:r w:rsidR="006C20F5">
        <w:rPr>
          <w:rFonts w:ascii="Times New Roman" w:eastAsiaTheme="majorEastAsia" w:hAnsi="Times New Roman" w:hint="eastAsia"/>
          <w:szCs w:val="21"/>
        </w:rPr>
        <w:t>、伤害</w:t>
      </w:r>
      <w:r w:rsidR="005D6B08" w:rsidRPr="00FC1BD9">
        <w:rPr>
          <w:rFonts w:ascii="Times New Roman" w:eastAsiaTheme="majorEastAsia" w:hAnsi="Times New Roman"/>
          <w:szCs w:val="21"/>
        </w:rPr>
        <w:t>行人</w:t>
      </w:r>
      <w:ins w:id="16" w:author="shihw" w:date="2020-08-12T10:03:00Z">
        <w:r w:rsidR="00E3235F">
          <w:rPr>
            <w:rFonts w:ascii="Times New Roman" w:eastAsiaTheme="majorEastAsia" w:hAnsi="Times New Roman" w:hint="eastAsia"/>
            <w:szCs w:val="21"/>
          </w:rPr>
          <w:t>等</w:t>
        </w:r>
      </w:ins>
      <w:ins w:id="17" w:author="shihw" w:date="2020-08-12T10:07:00Z">
        <w:r w:rsidR="00E3235F">
          <w:rPr>
            <w:rFonts w:ascii="Times New Roman" w:eastAsiaTheme="majorEastAsia" w:hAnsi="Times New Roman" w:hint="eastAsia"/>
            <w:szCs w:val="21"/>
          </w:rPr>
          <w:t>严重事故</w:t>
        </w:r>
      </w:ins>
      <w:ins w:id="18" w:author="shihw" w:date="2020-08-12T10:02:00Z">
        <w:r w:rsidR="00E3235F">
          <w:rPr>
            <w:rFonts w:ascii="Times New Roman" w:eastAsiaTheme="majorEastAsia" w:hAnsi="Times New Roman" w:hint="eastAsia"/>
            <w:szCs w:val="21"/>
          </w:rPr>
          <w:t>。</w:t>
        </w:r>
      </w:ins>
      <w:ins w:id="19" w:author="shihw" w:date="2020-08-12T10:01:00Z">
        <w:r w:rsidR="00E3235F">
          <w:rPr>
            <w:rFonts w:ascii="Times New Roman" w:eastAsiaTheme="majorEastAsia" w:hAnsi="Times New Roman" w:hint="eastAsia"/>
            <w:szCs w:val="21"/>
          </w:rPr>
          <w:t>所以</w:t>
        </w:r>
      </w:ins>
      <w:ins w:id="20" w:author="shihw" w:date="2020-08-12T10:02:00Z">
        <w:r w:rsidR="00E3235F">
          <w:rPr>
            <w:rFonts w:ascii="Times New Roman" w:eastAsiaTheme="majorEastAsia" w:hAnsi="Times New Roman" w:hint="eastAsia"/>
            <w:szCs w:val="21"/>
          </w:rPr>
          <w:t>，无人机对低空飞行障碍物的</w:t>
        </w:r>
      </w:ins>
      <w:ins w:id="21" w:author="shihw" w:date="2020-08-12T10:05:00Z">
        <w:r w:rsidR="00E3235F">
          <w:rPr>
            <w:rFonts w:ascii="Times New Roman" w:eastAsiaTheme="majorEastAsia" w:hAnsi="Times New Roman" w:hint="eastAsia"/>
            <w:szCs w:val="21"/>
          </w:rPr>
          <w:t>实时</w:t>
        </w:r>
      </w:ins>
      <w:ins w:id="22" w:author="shihw" w:date="2020-08-12T10:02:00Z">
        <w:r w:rsidR="00E3235F">
          <w:rPr>
            <w:rFonts w:ascii="Times New Roman" w:eastAsiaTheme="majorEastAsia" w:hAnsi="Times New Roman" w:hint="eastAsia"/>
            <w:szCs w:val="21"/>
          </w:rPr>
          <w:t>检测</w:t>
        </w:r>
      </w:ins>
      <w:ins w:id="23" w:author="shihw" w:date="2020-08-12T10:05:00Z">
        <w:r w:rsidR="00E3235F">
          <w:rPr>
            <w:rFonts w:ascii="Times New Roman" w:eastAsiaTheme="majorEastAsia" w:hAnsi="Times New Roman" w:hint="eastAsia"/>
            <w:szCs w:val="21"/>
          </w:rPr>
          <w:t>跟踪就显得十分紧要和迫切</w:t>
        </w:r>
      </w:ins>
      <w:r w:rsidR="005D6B08" w:rsidRPr="00FC1BD9">
        <w:rPr>
          <w:rFonts w:ascii="Times New Roman" w:eastAsiaTheme="majorEastAsia" w:hAnsi="Times New Roman"/>
          <w:szCs w:val="21"/>
        </w:rPr>
        <w:t>。</w:t>
      </w:r>
      <w:ins w:id="24" w:author="shihw" w:date="2020-08-12T10:05:00Z">
        <w:r w:rsidR="00E3235F">
          <w:rPr>
            <w:rFonts w:ascii="Times New Roman" w:eastAsiaTheme="majorEastAsia" w:hAnsi="Times New Roman" w:hint="eastAsia"/>
            <w:szCs w:val="21"/>
          </w:rPr>
          <w:t>目前，</w:t>
        </w:r>
      </w:ins>
      <w:r w:rsidR="009738CC" w:rsidRPr="00FC1BD9">
        <w:rPr>
          <w:rFonts w:ascii="Times New Roman" w:eastAsiaTheme="majorEastAsia" w:hAnsi="Times New Roman" w:hint="eastAsia"/>
          <w:szCs w:val="21"/>
        </w:rPr>
        <w:t>无人机飞行障碍常用的检测手段有超声波回声定位</w:t>
      </w:r>
      <w:r w:rsidR="000E497F">
        <w:rPr>
          <w:rFonts w:ascii="Times New Roman" w:eastAsiaTheme="majorEastAsia" w:hAnsi="Times New Roman" w:hint="eastAsia"/>
          <w:szCs w:val="21"/>
        </w:rPr>
        <w:t>（</w:t>
      </w:r>
      <w:r w:rsidR="000E497F" w:rsidRPr="000E497F">
        <w:rPr>
          <w:rFonts w:ascii="Times New Roman" w:eastAsiaTheme="majorEastAsia" w:hAnsi="Times New Roman" w:hint="eastAsia"/>
          <w:szCs w:val="21"/>
        </w:rPr>
        <w:t xml:space="preserve">Ultrasonic </w:t>
      </w:r>
      <w:r w:rsidR="000E497F">
        <w:rPr>
          <w:rFonts w:ascii="Times New Roman" w:eastAsiaTheme="majorEastAsia" w:hAnsi="Times New Roman"/>
          <w:szCs w:val="21"/>
        </w:rPr>
        <w:t>E</w:t>
      </w:r>
      <w:r w:rsidR="000E497F" w:rsidRPr="000E497F">
        <w:rPr>
          <w:rFonts w:ascii="Times New Roman" w:eastAsiaTheme="majorEastAsia" w:hAnsi="Times New Roman" w:hint="eastAsia"/>
          <w:szCs w:val="21"/>
        </w:rPr>
        <w:t xml:space="preserve">cho </w:t>
      </w:r>
      <w:r w:rsidR="000E497F">
        <w:rPr>
          <w:rFonts w:ascii="Times New Roman" w:eastAsiaTheme="majorEastAsia" w:hAnsi="Times New Roman"/>
          <w:szCs w:val="21"/>
        </w:rPr>
        <w:t>L</w:t>
      </w:r>
      <w:r w:rsidR="000E497F" w:rsidRPr="000E497F">
        <w:rPr>
          <w:rFonts w:ascii="Times New Roman" w:eastAsiaTheme="majorEastAsia" w:hAnsi="Times New Roman" w:hint="eastAsia"/>
          <w:szCs w:val="21"/>
        </w:rPr>
        <w:t>ocation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、激光扫描定位</w:t>
      </w:r>
      <w:r w:rsidR="000E497F">
        <w:rPr>
          <w:rFonts w:ascii="Times New Roman" w:eastAsiaTheme="majorEastAsia" w:hAnsi="Times New Roman" w:hint="eastAsia"/>
          <w:szCs w:val="21"/>
        </w:rPr>
        <w:t>（</w:t>
      </w:r>
      <w:r w:rsidR="000E497F" w:rsidRPr="000E497F">
        <w:rPr>
          <w:rFonts w:ascii="Times New Roman" w:eastAsiaTheme="majorEastAsia" w:hAnsi="Times New Roman" w:hint="eastAsia"/>
          <w:szCs w:val="21"/>
        </w:rPr>
        <w:t xml:space="preserve">Laser </w:t>
      </w:r>
      <w:r w:rsidR="000E497F">
        <w:rPr>
          <w:rFonts w:ascii="Times New Roman" w:eastAsiaTheme="majorEastAsia" w:hAnsi="Times New Roman"/>
          <w:szCs w:val="21"/>
        </w:rPr>
        <w:t>S</w:t>
      </w:r>
      <w:r w:rsidR="000E497F" w:rsidRPr="000E497F">
        <w:rPr>
          <w:rFonts w:ascii="Times New Roman" w:eastAsiaTheme="majorEastAsia" w:hAnsi="Times New Roman" w:hint="eastAsia"/>
          <w:szCs w:val="21"/>
        </w:rPr>
        <w:t xml:space="preserve">can </w:t>
      </w:r>
      <w:r w:rsidR="000E497F">
        <w:rPr>
          <w:rFonts w:ascii="Times New Roman" w:eastAsiaTheme="majorEastAsia" w:hAnsi="Times New Roman"/>
          <w:szCs w:val="21"/>
        </w:rPr>
        <w:t>L</w:t>
      </w:r>
      <w:r w:rsidR="000E497F" w:rsidRPr="000E497F">
        <w:rPr>
          <w:rFonts w:ascii="Times New Roman" w:eastAsiaTheme="majorEastAsia" w:hAnsi="Times New Roman"/>
          <w:szCs w:val="21"/>
        </w:rPr>
        <w:t>ocation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、雷达</w:t>
      </w:r>
      <w:r w:rsidR="000E497F">
        <w:rPr>
          <w:rFonts w:ascii="Times New Roman" w:eastAsiaTheme="majorEastAsia" w:hAnsi="Times New Roman" w:hint="eastAsia"/>
          <w:szCs w:val="21"/>
        </w:rPr>
        <w:t>搜索</w:t>
      </w:r>
      <w:r w:rsidR="009738CC" w:rsidRPr="00FC1BD9">
        <w:rPr>
          <w:rFonts w:ascii="Times New Roman" w:eastAsiaTheme="majorEastAsia" w:hAnsi="Times New Roman" w:hint="eastAsia"/>
          <w:szCs w:val="21"/>
        </w:rPr>
        <w:t>定位</w:t>
      </w:r>
      <w:r w:rsidR="000E497F">
        <w:rPr>
          <w:rFonts w:ascii="Times New Roman" w:eastAsiaTheme="majorEastAsia" w:hAnsi="Times New Roman" w:hint="eastAsia"/>
          <w:szCs w:val="21"/>
        </w:rPr>
        <w:t>（</w:t>
      </w:r>
      <w:r w:rsidR="000E497F" w:rsidRPr="000E497F">
        <w:rPr>
          <w:rFonts w:ascii="Times New Roman" w:eastAsiaTheme="majorEastAsia" w:hAnsi="Times New Roman" w:hint="eastAsia"/>
          <w:szCs w:val="21"/>
        </w:rPr>
        <w:t xml:space="preserve">Radar </w:t>
      </w:r>
      <w:r w:rsidR="000E497F">
        <w:rPr>
          <w:rFonts w:ascii="Times New Roman" w:eastAsiaTheme="majorEastAsia" w:hAnsi="Times New Roman"/>
          <w:szCs w:val="21"/>
        </w:rPr>
        <w:t>S</w:t>
      </w:r>
      <w:r w:rsidR="000E497F" w:rsidRPr="000E497F">
        <w:rPr>
          <w:rFonts w:ascii="Times New Roman" w:eastAsiaTheme="majorEastAsia" w:hAnsi="Times New Roman" w:hint="eastAsia"/>
          <w:szCs w:val="21"/>
        </w:rPr>
        <w:t xml:space="preserve">earch </w:t>
      </w:r>
      <w:r w:rsidR="000E497F">
        <w:rPr>
          <w:rFonts w:ascii="Times New Roman" w:eastAsiaTheme="majorEastAsia" w:hAnsi="Times New Roman"/>
          <w:szCs w:val="21"/>
        </w:rPr>
        <w:t>L</w:t>
      </w:r>
      <w:r w:rsidR="000E497F" w:rsidRPr="000E497F">
        <w:rPr>
          <w:rFonts w:ascii="Times New Roman" w:eastAsiaTheme="majorEastAsia" w:hAnsi="Times New Roman" w:hint="eastAsia"/>
          <w:szCs w:val="21"/>
        </w:rPr>
        <w:t>ocation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和视觉图像检测</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V</w:t>
      </w:r>
      <w:r w:rsidR="000E497F">
        <w:rPr>
          <w:rFonts w:ascii="Times New Roman" w:eastAsiaTheme="majorEastAsia" w:hAnsi="Times New Roman"/>
          <w:szCs w:val="21"/>
        </w:rPr>
        <w:t>isual Image Detection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vertAlign w:val="superscript"/>
        </w:rPr>
        <w:t>[</w:t>
      </w:r>
      <w:r w:rsidR="009738CC" w:rsidRPr="00FC1BD9">
        <w:rPr>
          <w:rFonts w:ascii="Times New Roman" w:eastAsiaTheme="majorEastAsia" w:hAnsi="Times New Roman"/>
          <w:szCs w:val="21"/>
          <w:vertAlign w:val="superscript"/>
        </w:rPr>
        <w:t>2]</w:t>
      </w:r>
      <w:r w:rsidR="009738CC" w:rsidRPr="00FC1BD9">
        <w:rPr>
          <w:rFonts w:ascii="Times New Roman" w:eastAsiaTheme="majorEastAsia" w:hAnsi="Times New Roman" w:hint="eastAsia"/>
          <w:szCs w:val="21"/>
          <w:vertAlign w:val="superscript"/>
        </w:rPr>
        <w:t xml:space="preserve"> [</w:t>
      </w:r>
      <w:r w:rsidR="009738CC" w:rsidRPr="00FC1BD9">
        <w:rPr>
          <w:rFonts w:ascii="Times New Roman" w:eastAsiaTheme="majorEastAsia" w:hAnsi="Times New Roman"/>
          <w:szCs w:val="21"/>
          <w:vertAlign w:val="superscript"/>
        </w:rPr>
        <w:t>3]</w:t>
      </w:r>
      <w:r w:rsidR="009738CC" w:rsidRPr="00FC1BD9">
        <w:rPr>
          <w:rFonts w:ascii="Times New Roman" w:eastAsiaTheme="majorEastAsia" w:hAnsi="Times New Roman" w:hint="eastAsia"/>
          <w:szCs w:val="21"/>
        </w:rPr>
        <w:t>，但是障碍物的多样性、复杂性决定了它们中的任何一种</w:t>
      </w:r>
      <w:ins w:id="25" w:author="shihw" w:date="2020-08-12T10:09:00Z">
        <w:r w:rsidR="00E6579B">
          <w:rPr>
            <w:rFonts w:ascii="Times New Roman" w:eastAsiaTheme="majorEastAsia" w:hAnsi="Times New Roman" w:hint="eastAsia"/>
            <w:szCs w:val="21"/>
          </w:rPr>
          <w:t>方法</w:t>
        </w:r>
      </w:ins>
      <w:r w:rsidR="009738CC" w:rsidRPr="00FC1BD9">
        <w:rPr>
          <w:rFonts w:ascii="Times New Roman" w:eastAsiaTheme="majorEastAsia" w:hAnsi="Times New Roman" w:hint="eastAsia"/>
          <w:szCs w:val="21"/>
        </w:rPr>
        <w:t>都</w:t>
      </w:r>
      <w:ins w:id="26" w:author="shihw" w:date="2020-08-12T10:25:00Z">
        <w:r w:rsidR="008B7F7A">
          <w:rPr>
            <w:rFonts w:ascii="Times New Roman" w:eastAsiaTheme="majorEastAsia" w:hAnsi="Times New Roman" w:hint="eastAsia"/>
            <w:szCs w:val="21"/>
          </w:rPr>
          <w:t>各有利弊，</w:t>
        </w:r>
      </w:ins>
      <w:r w:rsidR="009738CC" w:rsidRPr="00FC1BD9">
        <w:rPr>
          <w:rFonts w:ascii="Times New Roman" w:eastAsiaTheme="majorEastAsia" w:hAnsi="Times New Roman" w:hint="eastAsia"/>
          <w:szCs w:val="21"/>
        </w:rPr>
        <w:t>难以单独完成障碍物检测跟踪的任务</w:t>
      </w:r>
      <w:ins w:id="27" w:author="shihw" w:date="2020-08-12T10:25:00Z">
        <w:r w:rsidR="008B7F7A">
          <w:rPr>
            <w:rFonts w:ascii="Times New Roman" w:eastAsiaTheme="majorEastAsia" w:hAnsi="Times New Roman" w:hint="eastAsia"/>
            <w:szCs w:val="21"/>
          </w:rPr>
          <w:t>，</w:t>
        </w:r>
      </w:ins>
      <w:del w:id="28" w:author="shihw" w:date="2020-08-12T10:25:00Z">
        <w:r w:rsidR="009738CC" w:rsidRPr="00FC1BD9" w:rsidDel="008B7F7A">
          <w:rPr>
            <w:rFonts w:ascii="Times New Roman" w:eastAsiaTheme="majorEastAsia" w:hAnsi="Times New Roman" w:hint="eastAsia"/>
            <w:szCs w:val="21"/>
          </w:rPr>
          <w:delText>。</w:delText>
        </w:r>
      </w:del>
      <w:ins w:id="29" w:author="shihw" w:date="2020-08-12T10:25:00Z">
        <w:r w:rsidR="008B7F7A">
          <w:rPr>
            <w:rFonts w:ascii="Times New Roman" w:eastAsiaTheme="majorEastAsia" w:hAnsi="Times New Roman" w:hint="eastAsia"/>
            <w:szCs w:val="21"/>
          </w:rPr>
          <w:t>只有</w:t>
        </w:r>
        <w:r w:rsidR="008B7F7A">
          <w:rPr>
            <w:rFonts w:ascii="Helvetica" w:hAnsi="Helvetica" w:cs="Helvetica"/>
            <w:color w:val="333333"/>
          </w:rPr>
          <w:t>针对具体实用场景进行有机组合，才能达到较好的</w:t>
        </w:r>
      </w:ins>
      <w:ins w:id="30" w:author="shihw" w:date="2020-08-12T10:26:00Z">
        <w:r w:rsidR="008B7F7A">
          <w:rPr>
            <w:rFonts w:ascii="Helvetica" w:hAnsi="Helvetica" w:cs="Helvetica" w:hint="eastAsia"/>
            <w:color w:val="333333"/>
          </w:rPr>
          <w:t>应用效果。</w:t>
        </w:r>
      </w:ins>
      <w:ins w:id="31" w:author="shihw" w:date="2020-08-12T10:29:00Z">
        <w:r w:rsidR="008B7F7A">
          <w:rPr>
            <w:rFonts w:ascii="Helvetica" w:hAnsi="Helvetica" w:cs="Helvetica" w:hint="eastAsia"/>
            <w:color w:val="333333"/>
          </w:rPr>
          <w:t>为了更好地适应</w:t>
        </w:r>
      </w:ins>
      <w:ins w:id="32" w:author="shihw" w:date="2020-08-12T10:28:00Z">
        <w:r w:rsidR="008B7F7A">
          <w:rPr>
            <w:rFonts w:ascii="Times New Roman" w:eastAsiaTheme="majorEastAsia" w:hAnsi="Times New Roman" w:hint="eastAsia"/>
            <w:szCs w:val="21"/>
          </w:rPr>
          <w:t>低空飞行无人机所处</w:t>
        </w:r>
      </w:ins>
      <w:ins w:id="33" w:author="shihw" w:date="2020-08-12T10:29:00Z">
        <w:r w:rsidR="008B7F7A">
          <w:rPr>
            <w:rFonts w:ascii="Times New Roman" w:eastAsiaTheme="majorEastAsia" w:hAnsi="Times New Roman" w:hint="eastAsia"/>
            <w:szCs w:val="21"/>
          </w:rPr>
          <w:t>的复杂</w:t>
        </w:r>
      </w:ins>
      <w:ins w:id="34" w:author="shihw" w:date="2020-08-12T10:28:00Z">
        <w:r w:rsidR="008B7F7A">
          <w:rPr>
            <w:rFonts w:ascii="Times New Roman" w:eastAsiaTheme="majorEastAsia" w:hAnsi="Times New Roman" w:hint="eastAsia"/>
            <w:szCs w:val="21"/>
          </w:rPr>
          <w:t>应用</w:t>
        </w:r>
      </w:ins>
      <w:ins w:id="35" w:author="shihw" w:date="2020-08-12T10:29:00Z">
        <w:r w:rsidR="008B7F7A">
          <w:rPr>
            <w:rFonts w:ascii="Times New Roman" w:eastAsiaTheme="majorEastAsia" w:hAnsi="Times New Roman" w:hint="eastAsia"/>
            <w:szCs w:val="21"/>
          </w:rPr>
          <w:t>场景</w:t>
        </w:r>
      </w:ins>
      <w:ins w:id="36" w:author="shihw" w:date="2020-08-12T10:09:00Z">
        <w:r w:rsidR="00E6579B">
          <w:rPr>
            <w:rFonts w:ascii="Times New Roman" w:eastAsiaTheme="majorEastAsia" w:hAnsi="Times New Roman" w:hint="eastAsia"/>
            <w:szCs w:val="21"/>
          </w:rPr>
          <w:t>，</w:t>
        </w:r>
      </w:ins>
      <w:r w:rsidR="009738CC" w:rsidRPr="00FC1BD9">
        <w:rPr>
          <w:rFonts w:ascii="Times New Roman" w:eastAsiaTheme="majorEastAsia" w:hAnsi="Times New Roman" w:hint="eastAsia"/>
          <w:szCs w:val="21"/>
        </w:rPr>
        <w:t>本文</w:t>
      </w:r>
      <w:ins w:id="37" w:author="shihw" w:date="2020-08-12T10:09:00Z">
        <w:r w:rsidR="00E6579B">
          <w:rPr>
            <w:rFonts w:ascii="Times New Roman" w:eastAsiaTheme="majorEastAsia" w:hAnsi="Times New Roman" w:hint="eastAsia"/>
            <w:szCs w:val="21"/>
          </w:rPr>
          <w:t>拟</w:t>
        </w:r>
      </w:ins>
      <w:r w:rsidR="009738CC" w:rsidRPr="00FC1BD9">
        <w:rPr>
          <w:rFonts w:ascii="Times New Roman" w:eastAsiaTheme="majorEastAsia" w:hAnsi="Times New Roman" w:hint="eastAsia"/>
          <w:szCs w:val="21"/>
        </w:rPr>
        <w:t>从视觉图像</w:t>
      </w:r>
      <w:r w:rsidR="000E497F">
        <w:rPr>
          <w:rFonts w:ascii="Times New Roman" w:eastAsiaTheme="majorEastAsia" w:hAnsi="Times New Roman" w:hint="eastAsia"/>
          <w:szCs w:val="21"/>
        </w:rPr>
        <w:t>检测（</w:t>
      </w:r>
      <w:r w:rsidR="000E497F">
        <w:rPr>
          <w:rFonts w:ascii="Times New Roman" w:eastAsiaTheme="majorEastAsia" w:hAnsi="Times New Roman" w:hint="eastAsia"/>
          <w:szCs w:val="21"/>
        </w:rPr>
        <w:t>V</w:t>
      </w:r>
      <w:r w:rsidR="000E497F">
        <w:rPr>
          <w:rFonts w:ascii="Times New Roman" w:eastAsiaTheme="majorEastAsia" w:hAnsi="Times New Roman"/>
          <w:szCs w:val="21"/>
        </w:rPr>
        <w:t>isual Image Detection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的角度研究无人机飞行障碍的精准识别与实时跟踪</w:t>
      </w:r>
      <w:r w:rsidR="000E497F" w:rsidRPr="00BF58F2">
        <w:rPr>
          <w:rFonts w:ascii="Times New Roman" w:eastAsiaTheme="majorEastAsia" w:hAnsi="Times New Roman" w:hint="eastAsia"/>
          <w:szCs w:val="21"/>
        </w:rPr>
        <w:t>（</w:t>
      </w:r>
      <w:r w:rsidR="000E497F" w:rsidRPr="00BF58F2">
        <w:rPr>
          <w:rFonts w:ascii="Times New Roman" w:eastAsiaTheme="majorEastAsia" w:hAnsi="Times New Roman"/>
          <w:szCs w:val="21"/>
        </w:rPr>
        <w:t>Precise Recognition</w:t>
      </w:r>
      <w:r w:rsidR="000E497F">
        <w:rPr>
          <w:rFonts w:ascii="Times New Roman" w:eastAsiaTheme="majorEastAsia" w:hAnsi="Times New Roman"/>
          <w:szCs w:val="21"/>
        </w:rPr>
        <w:t xml:space="preserve"> </w:t>
      </w:r>
      <w:r w:rsidR="000E497F">
        <w:rPr>
          <w:rFonts w:ascii="Times New Roman" w:eastAsiaTheme="majorEastAsia" w:hAnsi="Times New Roman" w:hint="eastAsia"/>
          <w:szCs w:val="21"/>
        </w:rPr>
        <w:t>and</w:t>
      </w:r>
      <w:r w:rsidR="000E497F" w:rsidRPr="00BF58F2">
        <w:rPr>
          <w:rFonts w:ascii="Times New Roman" w:eastAsiaTheme="majorEastAsia" w:hAnsi="Times New Roman"/>
          <w:szCs w:val="21"/>
        </w:rPr>
        <w:t xml:space="preserve"> Real-time Tracking</w:t>
      </w:r>
      <w:r w:rsidR="000E497F" w:rsidRPr="00BF58F2">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w:t>
      </w:r>
    </w:p>
    <w:p w14:paraId="68AEA605" w14:textId="74A5E870" w:rsidR="00522102" w:rsidRPr="00FC1BD9" w:rsidRDefault="0007021C" w:rsidP="00711285">
      <w:pPr>
        <w:spacing w:line="360" w:lineRule="auto"/>
        <w:jc w:val="center"/>
        <w:rPr>
          <w:rFonts w:ascii="Times New Roman" w:eastAsiaTheme="majorEastAsia" w:hAnsi="Times New Roman"/>
          <w:szCs w:val="21"/>
          <w:shd w:val="clear" w:color="auto" w:fill="FFFFFF"/>
        </w:rPr>
      </w:pPr>
      <w:r>
        <w:rPr>
          <w:rFonts w:ascii="Times New Roman" w:eastAsiaTheme="majorEastAsia" w:hAnsi="Times New Roman"/>
          <w:noProof/>
          <w:szCs w:val="21"/>
          <w:shd w:val="clear" w:color="auto" w:fill="FFFFFF"/>
        </w:rPr>
        <w:drawing>
          <wp:inline distT="0" distB="0" distL="0" distR="0" wp14:anchorId="1BD2F82A" wp14:editId="7356C3A3">
            <wp:extent cx="1800000" cy="10709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000" cy="1070985"/>
                    </a:xfrm>
                    <a:prstGeom prst="rect">
                      <a:avLst/>
                    </a:prstGeom>
                  </pic:spPr>
                </pic:pic>
              </a:graphicData>
            </a:graphic>
          </wp:inline>
        </w:drawing>
      </w:r>
      <w:r w:rsidR="0025054D" w:rsidRPr="00FC1BD9">
        <w:rPr>
          <w:rFonts w:ascii="Times New Roman" w:eastAsiaTheme="majorEastAsia" w:hAnsi="Times New Roman"/>
          <w:szCs w:val="21"/>
          <w:shd w:val="clear" w:color="auto" w:fill="FFFFFF"/>
        </w:rPr>
        <w:t xml:space="preserve"> </w:t>
      </w:r>
      <w:r w:rsidR="0025054D" w:rsidRPr="00FC1BD9">
        <w:rPr>
          <w:rFonts w:ascii="Times New Roman" w:eastAsiaTheme="majorEastAsia" w:hAnsi="Times New Roman"/>
          <w:noProof/>
          <w:szCs w:val="21"/>
          <w:shd w:val="clear" w:color="auto" w:fill="FFFFFF"/>
        </w:rPr>
        <w:drawing>
          <wp:inline distT="0" distB="0" distL="0" distR="0" wp14:anchorId="23BE6A78" wp14:editId="6AD42268">
            <wp:extent cx="1800000" cy="1199928"/>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障碍——汽车.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1199928"/>
                    </a:xfrm>
                    <a:prstGeom prst="rect">
                      <a:avLst/>
                    </a:prstGeom>
                  </pic:spPr>
                </pic:pic>
              </a:graphicData>
            </a:graphic>
          </wp:inline>
        </w:drawing>
      </w:r>
      <w:r w:rsidR="0025054D" w:rsidRPr="00FC1BD9">
        <w:rPr>
          <w:rFonts w:ascii="Times New Roman" w:eastAsiaTheme="majorEastAsia" w:hAnsi="Times New Roman"/>
          <w:szCs w:val="21"/>
          <w:shd w:val="clear" w:color="auto" w:fill="FFFFFF"/>
        </w:rPr>
        <w:t xml:space="preserve">  </w:t>
      </w:r>
      <w:r w:rsidR="0025054D" w:rsidRPr="00FC1BD9">
        <w:rPr>
          <w:rFonts w:ascii="Times New Roman" w:eastAsiaTheme="majorEastAsia" w:hAnsi="Times New Roman"/>
          <w:noProof/>
          <w:szCs w:val="21"/>
          <w:shd w:val="clear" w:color="auto" w:fill="FFFFFF"/>
        </w:rPr>
        <w:drawing>
          <wp:inline distT="0" distB="0" distL="0" distR="0" wp14:anchorId="10135A9D" wp14:editId="359FAE17">
            <wp:extent cx="1440000" cy="1114452"/>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11" cstate="print">
                      <a:extLst>
                        <a:ext uri="{28A0092B-C50C-407E-A947-70E740481C1C}">
                          <a14:useLocalDpi xmlns:a14="http://schemas.microsoft.com/office/drawing/2010/main" val="0"/>
                        </a:ext>
                      </a:extLst>
                    </a:blip>
                    <a:srcRect l="14765" r="8948" b="11879"/>
                    <a:stretch/>
                  </pic:blipFill>
                  <pic:spPr bwMode="auto">
                    <a:xfrm>
                      <a:off x="0" y="0"/>
                      <a:ext cx="1440000" cy="1114452"/>
                    </a:xfrm>
                    <a:prstGeom prst="rect">
                      <a:avLst/>
                    </a:prstGeom>
                    <a:ln>
                      <a:noFill/>
                    </a:ln>
                    <a:extLst>
                      <a:ext uri="{53640926-AAD7-44D8-BBD7-CCE9431645EC}">
                        <a14:shadowObscured xmlns:a14="http://schemas.microsoft.com/office/drawing/2010/main"/>
                      </a:ext>
                    </a:extLst>
                  </pic:spPr>
                </pic:pic>
              </a:graphicData>
            </a:graphic>
          </wp:inline>
        </w:drawing>
      </w:r>
      <w:r w:rsidR="0025054D" w:rsidRPr="00FC1BD9">
        <w:rPr>
          <w:rFonts w:ascii="Times New Roman" w:eastAsiaTheme="majorEastAsia" w:hAnsi="Times New Roman"/>
          <w:szCs w:val="21"/>
          <w:shd w:val="clear" w:color="auto" w:fill="FFFFFF"/>
        </w:rPr>
        <w:t xml:space="preserve"> </w:t>
      </w:r>
      <w:r w:rsidR="0025054D" w:rsidRPr="00FC1BD9">
        <w:rPr>
          <w:rFonts w:ascii="Times New Roman" w:eastAsiaTheme="majorEastAsia" w:hAnsi="Times New Roman"/>
          <w:noProof/>
          <w:szCs w:val="21"/>
          <w:shd w:val="clear" w:color="auto" w:fill="FFFFFF"/>
        </w:rPr>
        <w:drawing>
          <wp:inline distT="0" distB="0" distL="0" distR="0" wp14:anchorId="45DF382D" wp14:editId="2AEB7CEF">
            <wp:extent cx="2560068" cy="144000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0068" cy="1440000"/>
                    </a:xfrm>
                    <a:prstGeom prst="rect">
                      <a:avLst/>
                    </a:prstGeom>
                  </pic:spPr>
                </pic:pic>
              </a:graphicData>
            </a:graphic>
          </wp:inline>
        </w:drawing>
      </w:r>
      <w:r w:rsidR="0025054D" w:rsidRPr="00FC1BD9">
        <w:rPr>
          <w:rFonts w:ascii="Times New Roman" w:eastAsiaTheme="majorEastAsia" w:hAnsi="Times New Roman"/>
          <w:szCs w:val="21"/>
          <w:shd w:val="clear" w:color="auto" w:fill="FFFFFF"/>
        </w:rPr>
        <w:t xml:space="preserve">  </w:t>
      </w:r>
      <w:r w:rsidR="0025054D" w:rsidRPr="00FC1BD9">
        <w:rPr>
          <w:rFonts w:ascii="Times New Roman" w:eastAsiaTheme="majorEastAsia" w:hAnsi="Times New Roman"/>
          <w:noProof/>
          <w:szCs w:val="21"/>
          <w:shd w:val="clear" w:color="auto" w:fill="FFFFFF"/>
        </w:rPr>
        <w:drawing>
          <wp:inline distT="0" distB="0" distL="0" distR="0" wp14:anchorId="1E701A4A" wp14:editId="12ADEA66">
            <wp:extent cx="1938830" cy="1440000"/>
            <wp:effectExtent l="0" t="0" r="444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8830" cy="1440000"/>
                    </a:xfrm>
                    <a:prstGeom prst="rect">
                      <a:avLst/>
                    </a:prstGeom>
                  </pic:spPr>
                </pic:pic>
              </a:graphicData>
            </a:graphic>
          </wp:inline>
        </w:drawing>
      </w:r>
    </w:p>
    <w:p w14:paraId="7814497B" w14:textId="7E4485DA" w:rsidR="00F71CE6" w:rsidRDefault="007951ED" w:rsidP="00711285">
      <w:pPr>
        <w:spacing w:line="360" w:lineRule="auto"/>
        <w:jc w:val="center"/>
        <w:rPr>
          <w:ins w:id="38" w:author="shihw" w:date="2020-08-12T10:00:00Z"/>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图</w:t>
      </w:r>
      <w:r w:rsidRPr="00FC1BD9">
        <w:rPr>
          <w:rFonts w:ascii="Times New Roman" w:eastAsiaTheme="majorEastAsia" w:hAnsi="Times New Roman"/>
          <w:szCs w:val="21"/>
          <w:shd w:val="clear" w:color="auto" w:fill="FFFFFF"/>
        </w:rPr>
        <w:t xml:space="preserve">1  </w:t>
      </w:r>
      <w:r w:rsidR="00F71CE6" w:rsidRPr="00FC1BD9">
        <w:rPr>
          <w:rFonts w:ascii="Times New Roman" w:eastAsiaTheme="majorEastAsia" w:hAnsi="Times New Roman"/>
          <w:szCs w:val="21"/>
          <w:shd w:val="clear" w:color="auto" w:fill="FFFFFF"/>
        </w:rPr>
        <w:t>典型</w:t>
      </w:r>
      <w:r w:rsidR="0025054D" w:rsidRPr="00FC1BD9">
        <w:rPr>
          <w:rFonts w:ascii="Times New Roman" w:eastAsiaTheme="majorEastAsia" w:hAnsi="Times New Roman"/>
          <w:szCs w:val="21"/>
          <w:shd w:val="clear" w:color="auto" w:fill="FFFFFF"/>
        </w:rPr>
        <w:t>飞行</w:t>
      </w:r>
      <w:r w:rsidR="00F71CE6" w:rsidRPr="00FC1BD9">
        <w:rPr>
          <w:rFonts w:ascii="Times New Roman" w:eastAsiaTheme="majorEastAsia" w:hAnsi="Times New Roman"/>
          <w:szCs w:val="21"/>
          <w:shd w:val="clear" w:color="auto" w:fill="FFFFFF"/>
        </w:rPr>
        <w:t>障碍</w:t>
      </w:r>
    </w:p>
    <w:p w14:paraId="25CFE88B" w14:textId="6F6ECA20" w:rsidR="00E3235F" w:rsidRPr="00FC1BD9" w:rsidRDefault="00E3235F" w:rsidP="00711285">
      <w:pPr>
        <w:spacing w:line="360" w:lineRule="auto"/>
        <w:jc w:val="center"/>
        <w:rPr>
          <w:rFonts w:ascii="Times New Roman" w:eastAsiaTheme="majorEastAsia" w:hAnsi="Times New Roman" w:hint="eastAsia"/>
          <w:szCs w:val="21"/>
          <w:shd w:val="clear" w:color="auto" w:fill="FFFFFF"/>
        </w:rPr>
      </w:pPr>
      <w:ins w:id="39" w:author="shihw" w:date="2020-08-12T10:00:00Z">
        <w:r>
          <w:rPr>
            <w:rFonts w:ascii="Times New Roman" w:eastAsiaTheme="majorEastAsia" w:hAnsi="Times New Roman" w:hint="eastAsia"/>
            <w:szCs w:val="21"/>
            <w:shd w:val="clear" w:color="auto" w:fill="FFFFFF"/>
          </w:rPr>
          <w:t>F</w:t>
        </w:r>
      </w:ins>
      <w:ins w:id="40" w:author="shihw" w:date="2020-08-12T10:01:00Z">
        <w:r>
          <w:rPr>
            <w:rFonts w:ascii="Times New Roman" w:eastAsiaTheme="majorEastAsia" w:hAnsi="Times New Roman"/>
            <w:szCs w:val="21"/>
            <w:shd w:val="clear" w:color="auto" w:fill="FFFFFF"/>
          </w:rPr>
          <w:t>ig.</w:t>
        </w:r>
      </w:ins>
      <w:ins w:id="41" w:author="shihw" w:date="2020-08-12T10:00:00Z">
        <w:r>
          <w:rPr>
            <w:rFonts w:ascii="Times New Roman" w:eastAsiaTheme="majorEastAsia" w:hAnsi="Times New Roman"/>
            <w:szCs w:val="21"/>
            <w:shd w:val="clear" w:color="auto" w:fill="FFFFFF"/>
          </w:rPr>
          <w:t xml:space="preserve"> 1 …</w:t>
        </w:r>
        <w:proofErr w:type="gramStart"/>
        <w:r>
          <w:rPr>
            <w:rFonts w:ascii="Times New Roman" w:eastAsiaTheme="majorEastAsia" w:hAnsi="Times New Roman"/>
            <w:szCs w:val="21"/>
            <w:shd w:val="clear" w:color="auto" w:fill="FFFFFF"/>
          </w:rPr>
          <w:t>….</w:t>
        </w:r>
        <w:r>
          <w:rPr>
            <w:rFonts w:ascii="Times New Roman" w:eastAsiaTheme="majorEastAsia" w:hAnsi="Times New Roman" w:hint="eastAsia"/>
            <w:szCs w:val="21"/>
            <w:shd w:val="clear" w:color="auto" w:fill="FFFFFF"/>
          </w:rPr>
          <w:t>（</w:t>
        </w:r>
        <w:proofErr w:type="gramEnd"/>
        <w:r>
          <w:rPr>
            <w:rFonts w:ascii="Times New Roman" w:eastAsiaTheme="majorEastAsia" w:hAnsi="Times New Roman" w:hint="eastAsia"/>
            <w:szCs w:val="21"/>
            <w:shd w:val="clear" w:color="auto" w:fill="FFFFFF"/>
          </w:rPr>
          <w:t>对应的</w:t>
        </w:r>
      </w:ins>
      <w:ins w:id="42" w:author="shihw" w:date="2020-08-12T10:01:00Z">
        <w:r>
          <w:rPr>
            <w:rFonts w:ascii="Times New Roman" w:eastAsiaTheme="majorEastAsia" w:hAnsi="Times New Roman" w:hint="eastAsia"/>
            <w:szCs w:val="21"/>
            <w:shd w:val="clear" w:color="auto" w:fill="FFFFFF"/>
          </w:rPr>
          <w:t>英文翻译</w:t>
        </w:r>
      </w:ins>
      <w:ins w:id="43" w:author="shihw" w:date="2020-08-12T10:00:00Z">
        <w:r>
          <w:rPr>
            <w:rFonts w:ascii="Times New Roman" w:eastAsiaTheme="majorEastAsia" w:hAnsi="Times New Roman" w:hint="eastAsia"/>
            <w:szCs w:val="21"/>
            <w:shd w:val="clear" w:color="auto" w:fill="FFFFFF"/>
          </w:rPr>
          <w:t>）</w:t>
        </w:r>
      </w:ins>
    </w:p>
    <w:p w14:paraId="37DDD30D" w14:textId="567F8D5F" w:rsidR="00D64D3B" w:rsidRPr="00FC1BD9" w:rsidRDefault="004D04E3" w:rsidP="00711285">
      <w:pPr>
        <w:pStyle w:val="1"/>
        <w:spacing w:line="360" w:lineRule="auto"/>
        <w:rPr>
          <w:rFonts w:ascii="Times New Roman" w:eastAsiaTheme="majorEastAsia" w:hAnsi="Times New Roman"/>
          <w:sz w:val="24"/>
          <w:szCs w:val="24"/>
        </w:rPr>
      </w:pPr>
      <w:del w:id="44" w:author="shihw" w:date="2020-08-12T10:30:00Z">
        <w:r w:rsidRPr="00FC1BD9" w:rsidDel="008B7F7A">
          <w:rPr>
            <w:rFonts w:ascii="Times New Roman" w:eastAsiaTheme="majorEastAsia" w:hAnsi="Times New Roman"/>
            <w:sz w:val="24"/>
            <w:szCs w:val="24"/>
          </w:rPr>
          <w:lastRenderedPageBreak/>
          <w:delText>YOLO</w:delText>
        </w:r>
        <w:r w:rsidR="0039045B" w:rsidRPr="00FC1BD9" w:rsidDel="008B7F7A">
          <w:rPr>
            <w:rFonts w:ascii="Times New Roman" w:eastAsiaTheme="majorEastAsia" w:hAnsi="Times New Roman"/>
            <w:sz w:val="24"/>
            <w:szCs w:val="24"/>
          </w:rPr>
          <w:delText>v</w:delText>
        </w:r>
        <w:r w:rsidRPr="00FC1BD9" w:rsidDel="008B7F7A">
          <w:rPr>
            <w:rFonts w:ascii="Times New Roman" w:eastAsiaTheme="majorEastAsia" w:hAnsi="Times New Roman"/>
            <w:sz w:val="24"/>
            <w:szCs w:val="24"/>
          </w:rPr>
          <w:delText>4</w:delText>
        </w:r>
      </w:del>
      <w:r w:rsidR="00EB4D4D" w:rsidRPr="00FC1BD9">
        <w:rPr>
          <w:rFonts w:ascii="Times New Roman" w:eastAsiaTheme="majorEastAsia" w:hAnsi="Times New Roman"/>
          <w:sz w:val="24"/>
          <w:szCs w:val="24"/>
        </w:rPr>
        <w:t>目标检测</w:t>
      </w:r>
      <w:ins w:id="45" w:author="shihw" w:date="2020-08-12T10:30:00Z">
        <w:r w:rsidR="008B7F7A">
          <w:rPr>
            <w:rFonts w:ascii="Times New Roman" w:eastAsiaTheme="majorEastAsia" w:hAnsi="Times New Roman" w:hint="eastAsia"/>
            <w:sz w:val="24"/>
            <w:szCs w:val="24"/>
          </w:rPr>
          <w:t>与</w:t>
        </w:r>
        <w:r w:rsidR="008B7F7A" w:rsidRPr="00FC1BD9">
          <w:rPr>
            <w:rFonts w:ascii="Times New Roman" w:eastAsiaTheme="majorEastAsia" w:hAnsi="Times New Roman"/>
            <w:sz w:val="24"/>
            <w:szCs w:val="24"/>
          </w:rPr>
          <w:t>YOLOv4</w:t>
        </w:r>
      </w:ins>
    </w:p>
    <w:p w14:paraId="4FFAD280" w14:textId="4F4E7247" w:rsidR="008B7F7A" w:rsidRPr="002C3139" w:rsidRDefault="008B7F7A" w:rsidP="00711285">
      <w:pPr>
        <w:autoSpaceDE w:val="0"/>
        <w:autoSpaceDN w:val="0"/>
        <w:adjustRightInd w:val="0"/>
        <w:spacing w:line="360" w:lineRule="auto"/>
        <w:ind w:firstLineChars="200" w:firstLine="420"/>
        <w:jc w:val="left"/>
        <w:rPr>
          <w:ins w:id="46" w:author="shihw" w:date="2020-08-12T10:23:00Z"/>
          <w:rFonts w:ascii="Times New Roman" w:eastAsiaTheme="majorEastAsia" w:hAnsi="Times New Roman"/>
          <w:kern w:val="0"/>
          <w:szCs w:val="21"/>
          <w:rPrChange w:id="47" w:author="shihw" w:date="2020-08-12T10:36:00Z">
            <w:rPr>
              <w:ins w:id="48" w:author="shihw" w:date="2020-08-12T10:23:00Z"/>
              <w:rFonts w:ascii="Times New Roman" w:eastAsiaTheme="majorEastAsia" w:hAnsi="Times New Roman"/>
              <w:kern w:val="0"/>
              <w:szCs w:val="21"/>
            </w:rPr>
          </w:rPrChange>
        </w:rPr>
      </w:pPr>
      <w:ins w:id="49" w:author="shihw" w:date="2020-08-12T10:23:00Z">
        <w:r w:rsidRPr="002C3139">
          <w:rPr>
            <w:rFonts w:ascii="Times New Roman" w:eastAsiaTheme="majorEastAsia" w:hAnsi="Times New Roman" w:hint="eastAsia"/>
            <w:kern w:val="0"/>
            <w:szCs w:val="21"/>
            <w:rPrChange w:id="50" w:author="shihw" w:date="2020-08-12T10:36:00Z">
              <w:rPr>
                <w:rFonts w:ascii="Microsoft YaHei UI" w:eastAsia="Microsoft YaHei UI" w:hAnsi="Microsoft YaHei UI" w:cs="宋体" w:hint="eastAsia"/>
                <w:color w:val="333333"/>
                <w:spacing w:val="8"/>
                <w:kern w:val="0"/>
                <w:sz w:val="26"/>
                <w:szCs w:val="26"/>
              </w:rPr>
            </w:rPrChange>
          </w:rPr>
          <w:t>目标检测的任务是找出</w:t>
        </w:r>
      </w:ins>
      <w:ins w:id="51" w:author="shihw" w:date="2020-08-12T10:30:00Z">
        <w:r w:rsidRPr="002C3139">
          <w:rPr>
            <w:rFonts w:ascii="Times New Roman" w:eastAsiaTheme="majorEastAsia" w:hAnsi="Times New Roman" w:hint="eastAsia"/>
            <w:kern w:val="0"/>
            <w:szCs w:val="21"/>
            <w:rPrChange w:id="52" w:author="shihw" w:date="2020-08-12T10:36:00Z">
              <w:rPr>
                <w:rFonts w:ascii="Microsoft YaHei UI" w:eastAsia="Microsoft YaHei UI" w:hAnsi="Microsoft YaHei UI" w:cs="宋体" w:hint="eastAsia"/>
                <w:color w:val="333333"/>
                <w:spacing w:val="8"/>
                <w:kern w:val="0"/>
                <w:szCs w:val="21"/>
              </w:rPr>
            </w:rPrChange>
          </w:rPr>
          <w:t>视频</w:t>
        </w:r>
      </w:ins>
      <w:ins w:id="53" w:author="shihw" w:date="2020-08-12T10:23:00Z">
        <w:r w:rsidRPr="002C3139">
          <w:rPr>
            <w:rFonts w:ascii="Times New Roman" w:eastAsiaTheme="majorEastAsia" w:hAnsi="Times New Roman" w:hint="eastAsia"/>
            <w:kern w:val="0"/>
            <w:szCs w:val="21"/>
            <w:rPrChange w:id="54" w:author="shihw" w:date="2020-08-12T10:36:00Z">
              <w:rPr>
                <w:rFonts w:ascii="Microsoft YaHei UI" w:eastAsia="Microsoft YaHei UI" w:hAnsi="Microsoft YaHei UI" w:cs="宋体" w:hint="eastAsia"/>
                <w:color w:val="333333"/>
                <w:spacing w:val="8"/>
                <w:kern w:val="0"/>
                <w:sz w:val="26"/>
                <w:szCs w:val="26"/>
              </w:rPr>
            </w:rPrChange>
          </w:rPr>
          <w:t>图像中所有</w:t>
        </w:r>
      </w:ins>
      <w:ins w:id="55" w:author="shihw" w:date="2020-08-12T10:30:00Z">
        <w:r w:rsidRPr="002C3139">
          <w:rPr>
            <w:rFonts w:ascii="Times New Roman" w:eastAsiaTheme="majorEastAsia" w:hAnsi="Times New Roman" w:hint="eastAsia"/>
            <w:kern w:val="0"/>
            <w:szCs w:val="21"/>
            <w:rPrChange w:id="56" w:author="shihw" w:date="2020-08-12T10:36:00Z">
              <w:rPr>
                <w:rFonts w:ascii="Microsoft YaHei UI" w:eastAsia="Microsoft YaHei UI" w:hAnsi="Microsoft YaHei UI" w:cs="宋体" w:hint="eastAsia"/>
                <w:color w:val="333333"/>
                <w:spacing w:val="8"/>
                <w:kern w:val="0"/>
                <w:szCs w:val="21"/>
              </w:rPr>
            </w:rPrChange>
          </w:rPr>
          <w:t>关注</w:t>
        </w:r>
      </w:ins>
      <w:ins w:id="57" w:author="shihw" w:date="2020-08-12T10:23:00Z">
        <w:r w:rsidRPr="002C3139">
          <w:rPr>
            <w:rFonts w:ascii="Times New Roman" w:eastAsiaTheme="majorEastAsia" w:hAnsi="Times New Roman" w:hint="eastAsia"/>
            <w:kern w:val="0"/>
            <w:szCs w:val="21"/>
            <w:rPrChange w:id="58" w:author="shihw" w:date="2020-08-12T10:36:00Z">
              <w:rPr>
                <w:rFonts w:ascii="Microsoft YaHei UI" w:eastAsia="Microsoft YaHei UI" w:hAnsi="Microsoft YaHei UI" w:cs="宋体" w:hint="eastAsia"/>
                <w:color w:val="333333"/>
                <w:spacing w:val="8"/>
                <w:kern w:val="0"/>
                <w:sz w:val="26"/>
                <w:szCs w:val="26"/>
              </w:rPr>
            </w:rPrChange>
          </w:rPr>
          <w:t>的目标</w:t>
        </w:r>
      </w:ins>
      <w:ins w:id="59" w:author="shihw" w:date="2020-08-12T10:31:00Z">
        <w:r w:rsidRPr="002C3139">
          <w:rPr>
            <w:rFonts w:ascii="Times New Roman" w:eastAsiaTheme="majorEastAsia" w:hAnsi="Times New Roman" w:hint="eastAsia"/>
            <w:kern w:val="0"/>
            <w:szCs w:val="21"/>
            <w:rPrChange w:id="60" w:author="shihw" w:date="2020-08-12T10:36:00Z">
              <w:rPr>
                <w:rFonts w:ascii="Microsoft YaHei UI" w:eastAsia="Microsoft YaHei UI" w:hAnsi="Microsoft YaHei UI" w:cs="宋体" w:hint="eastAsia"/>
                <w:color w:val="333333"/>
                <w:spacing w:val="8"/>
                <w:kern w:val="0"/>
                <w:szCs w:val="21"/>
              </w:rPr>
            </w:rPrChange>
          </w:rPr>
          <w:t>障碍</w:t>
        </w:r>
      </w:ins>
      <w:ins w:id="61" w:author="shihw" w:date="2020-08-12T10:23:00Z">
        <w:r w:rsidRPr="002C3139">
          <w:rPr>
            <w:rFonts w:ascii="Times New Roman" w:eastAsiaTheme="majorEastAsia" w:hAnsi="Times New Roman" w:hint="eastAsia"/>
            <w:kern w:val="0"/>
            <w:szCs w:val="21"/>
            <w:rPrChange w:id="62" w:author="shihw" w:date="2020-08-12T10:36:00Z">
              <w:rPr>
                <w:rFonts w:ascii="Microsoft YaHei UI" w:eastAsia="Microsoft YaHei UI" w:hAnsi="Microsoft YaHei UI" w:cs="宋体" w:hint="eastAsia"/>
                <w:color w:val="333333"/>
                <w:spacing w:val="8"/>
                <w:kern w:val="0"/>
                <w:sz w:val="26"/>
                <w:szCs w:val="26"/>
              </w:rPr>
            </w:rPrChange>
          </w:rPr>
          <w:t>（物体），确定它们的位置和大小，</w:t>
        </w:r>
      </w:ins>
      <w:ins w:id="63" w:author="shihw" w:date="2020-08-12T10:31:00Z">
        <w:r w:rsidRPr="002C3139">
          <w:rPr>
            <w:rFonts w:ascii="Times New Roman" w:eastAsiaTheme="majorEastAsia" w:hAnsi="Times New Roman" w:hint="eastAsia"/>
            <w:kern w:val="0"/>
            <w:szCs w:val="21"/>
            <w:rPrChange w:id="64" w:author="shihw" w:date="2020-08-12T10:36:00Z">
              <w:rPr>
                <w:rFonts w:ascii="Microsoft YaHei UI" w:eastAsia="Microsoft YaHei UI" w:hAnsi="Microsoft YaHei UI" w:cs="宋体" w:hint="eastAsia"/>
                <w:color w:val="333333"/>
                <w:spacing w:val="8"/>
                <w:kern w:val="0"/>
                <w:szCs w:val="21"/>
              </w:rPr>
            </w:rPrChange>
          </w:rPr>
          <w:t>这</w:t>
        </w:r>
      </w:ins>
      <w:ins w:id="65" w:author="shihw" w:date="2020-08-12T10:23:00Z">
        <w:r w:rsidRPr="002C3139">
          <w:rPr>
            <w:rFonts w:ascii="Times New Roman" w:eastAsiaTheme="majorEastAsia" w:hAnsi="Times New Roman" w:hint="eastAsia"/>
            <w:kern w:val="0"/>
            <w:szCs w:val="21"/>
            <w:rPrChange w:id="66" w:author="shihw" w:date="2020-08-12T10:36:00Z">
              <w:rPr>
                <w:rFonts w:ascii="Microsoft YaHei UI" w:eastAsia="Microsoft YaHei UI" w:hAnsi="Microsoft YaHei UI" w:cs="宋体" w:hint="eastAsia"/>
                <w:color w:val="333333"/>
                <w:spacing w:val="8"/>
                <w:kern w:val="0"/>
                <w:sz w:val="26"/>
                <w:szCs w:val="26"/>
              </w:rPr>
            </w:rPrChange>
          </w:rPr>
          <w:t>是</w:t>
        </w:r>
      </w:ins>
      <w:ins w:id="67" w:author="shihw" w:date="2020-08-12T10:31:00Z">
        <w:r w:rsidRPr="002C3139">
          <w:rPr>
            <w:rFonts w:ascii="Times New Roman" w:eastAsiaTheme="majorEastAsia" w:hAnsi="Times New Roman" w:hint="eastAsia"/>
            <w:kern w:val="0"/>
            <w:szCs w:val="21"/>
            <w:rPrChange w:id="68" w:author="shihw" w:date="2020-08-12T10:36:00Z">
              <w:rPr>
                <w:rFonts w:ascii="Microsoft YaHei UI" w:eastAsia="Microsoft YaHei UI" w:hAnsi="Microsoft YaHei UI" w:cs="宋体" w:hint="eastAsia"/>
                <w:color w:val="333333"/>
                <w:spacing w:val="8"/>
                <w:kern w:val="0"/>
                <w:szCs w:val="21"/>
              </w:rPr>
            </w:rPrChange>
          </w:rPr>
          <w:t>现代</w:t>
        </w:r>
      </w:ins>
      <w:ins w:id="69" w:author="shihw" w:date="2020-08-12T10:23:00Z">
        <w:r w:rsidRPr="002C3139">
          <w:rPr>
            <w:rFonts w:ascii="Times New Roman" w:eastAsiaTheme="majorEastAsia" w:hAnsi="Times New Roman" w:hint="eastAsia"/>
            <w:kern w:val="0"/>
            <w:szCs w:val="21"/>
            <w:rPrChange w:id="70" w:author="shihw" w:date="2020-08-12T10:36:00Z">
              <w:rPr>
                <w:rFonts w:ascii="Microsoft YaHei UI" w:eastAsia="Microsoft YaHei UI" w:hAnsi="Microsoft YaHei UI" w:cs="宋体" w:hint="eastAsia"/>
                <w:color w:val="333333"/>
                <w:spacing w:val="8"/>
                <w:kern w:val="0"/>
                <w:sz w:val="26"/>
                <w:szCs w:val="26"/>
              </w:rPr>
            </w:rPrChange>
          </w:rPr>
          <w:t>机器视觉领域的核心问题之一。由于各类物体有不同的外观，形状，姿态，加上成像时光照，遮挡等因素的干扰，目标检测一直是机器视觉领域最具有挑战性的问题。</w:t>
        </w:r>
      </w:ins>
      <w:ins w:id="71" w:author="shihw" w:date="2020-08-12T10:33:00Z">
        <w:r w:rsidR="003B52B9" w:rsidRPr="002C3139">
          <w:rPr>
            <w:rFonts w:ascii="Times New Roman" w:eastAsiaTheme="majorEastAsia" w:hAnsi="Times New Roman" w:hint="eastAsia"/>
            <w:kern w:val="0"/>
            <w:szCs w:val="21"/>
            <w:rPrChange w:id="72" w:author="shihw" w:date="2020-08-12T10:36:00Z">
              <w:rPr>
                <w:rFonts w:ascii="Microsoft YaHei UI" w:eastAsia="Microsoft YaHei UI" w:hAnsi="Microsoft YaHei UI" w:cs="宋体" w:hint="eastAsia"/>
                <w:color w:val="333333"/>
                <w:spacing w:val="8"/>
                <w:kern w:val="0"/>
                <w:szCs w:val="21"/>
              </w:rPr>
            </w:rPrChange>
          </w:rPr>
          <w:t>随着计算机视觉技术的发展与进步，利用无人机搭载</w:t>
        </w:r>
        <w:r w:rsidR="003B52B9" w:rsidRPr="002C3139">
          <w:rPr>
            <w:rFonts w:ascii="Times New Roman" w:eastAsiaTheme="majorEastAsia" w:hAnsi="Times New Roman" w:hint="eastAsia"/>
            <w:kern w:val="0"/>
            <w:szCs w:val="21"/>
            <w:rPrChange w:id="73" w:author="shihw" w:date="2020-08-12T10:36:00Z">
              <w:rPr>
                <w:rFonts w:ascii="Microsoft YaHei UI" w:eastAsia="Microsoft YaHei UI" w:hAnsi="Microsoft YaHei UI" w:cs="宋体" w:hint="eastAsia"/>
                <w:color w:val="333333"/>
                <w:spacing w:val="8"/>
                <w:kern w:val="0"/>
                <w:szCs w:val="21"/>
              </w:rPr>
            </w:rPrChange>
          </w:rPr>
          <w:t>视频传感器</w:t>
        </w:r>
        <w:r w:rsidR="003B52B9" w:rsidRPr="002C3139">
          <w:rPr>
            <w:rFonts w:ascii="Times New Roman" w:eastAsiaTheme="majorEastAsia" w:hAnsi="Times New Roman" w:hint="eastAsia"/>
            <w:kern w:val="0"/>
            <w:szCs w:val="21"/>
            <w:rPrChange w:id="74" w:author="shihw" w:date="2020-08-12T10:36:00Z">
              <w:rPr>
                <w:rFonts w:ascii="Microsoft YaHei UI" w:eastAsia="Microsoft YaHei UI" w:hAnsi="Microsoft YaHei UI" w:cs="宋体" w:hint="eastAsia"/>
                <w:color w:val="333333"/>
                <w:spacing w:val="8"/>
                <w:kern w:val="0"/>
                <w:szCs w:val="21"/>
              </w:rPr>
            </w:rPrChange>
          </w:rPr>
          <w:t>进行目标检测和跟踪已广泛应用在地形勘测、交通监控、抗灾救援以及军事</w:t>
        </w:r>
      </w:ins>
      <w:ins w:id="75" w:author="shihw" w:date="2020-08-12T10:42:00Z">
        <w:r w:rsidR="00D0498C">
          <w:rPr>
            <w:rFonts w:ascii="Times New Roman" w:eastAsiaTheme="majorEastAsia" w:hAnsi="Times New Roman" w:hint="eastAsia"/>
            <w:kern w:val="0"/>
            <w:szCs w:val="21"/>
          </w:rPr>
          <w:t>侦查</w:t>
        </w:r>
      </w:ins>
      <w:ins w:id="76" w:author="shihw" w:date="2020-08-12T10:33:00Z">
        <w:r w:rsidR="003B52B9" w:rsidRPr="002C3139">
          <w:rPr>
            <w:rFonts w:ascii="Times New Roman" w:eastAsiaTheme="majorEastAsia" w:hAnsi="Times New Roman" w:hint="eastAsia"/>
            <w:kern w:val="0"/>
            <w:szCs w:val="21"/>
            <w:rPrChange w:id="77" w:author="shihw" w:date="2020-08-12T10:36:00Z">
              <w:rPr>
                <w:rFonts w:ascii="Microsoft YaHei UI" w:eastAsia="Microsoft YaHei UI" w:hAnsi="Microsoft YaHei UI" w:cs="宋体" w:hint="eastAsia"/>
                <w:color w:val="333333"/>
                <w:spacing w:val="8"/>
                <w:kern w:val="0"/>
                <w:szCs w:val="21"/>
              </w:rPr>
            </w:rPrChange>
          </w:rPr>
          <w:t>等领域。因而，对无人机</w:t>
        </w:r>
      </w:ins>
      <w:ins w:id="78" w:author="shihw" w:date="2020-08-12T10:34:00Z">
        <w:r w:rsidR="003B52B9" w:rsidRPr="002C3139">
          <w:rPr>
            <w:rFonts w:ascii="Times New Roman" w:eastAsiaTheme="majorEastAsia" w:hAnsi="Times New Roman" w:hint="eastAsia"/>
            <w:kern w:val="0"/>
            <w:szCs w:val="21"/>
            <w:rPrChange w:id="79" w:author="shihw" w:date="2020-08-12T10:36:00Z">
              <w:rPr>
                <w:rFonts w:ascii="Microsoft YaHei UI" w:eastAsia="Microsoft YaHei UI" w:hAnsi="Microsoft YaHei UI" w:cs="宋体" w:hint="eastAsia"/>
                <w:color w:val="333333"/>
                <w:spacing w:val="8"/>
                <w:kern w:val="0"/>
                <w:szCs w:val="21"/>
              </w:rPr>
            </w:rPrChange>
          </w:rPr>
          <w:t>所获取的</w:t>
        </w:r>
      </w:ins>
      <w:ins w:id="80" w:author="shihw" w:date="2020-08-12T10:33:00Z">
        <w:r w:rsidR="003B52B9" w:rsidRPr="002C3139">
          <w:rPr>
            <w:rFonts w:ascii="Times New Roman" w:eastAsiaTheme="majorEastAsia" w:hAnsi="Times New Roman" w:hint="eastAsia"/>
            <w:kern w:val="0"/>
            <w:szCs w:val="21"/>
            <w:rPrChange w:id="81" w:author="shihw" w:date="2020-08-12T10:36:00Z">
              <w:rPr>
                <w:rFonts w:ascii="Microsoft YaHei UI" w:eastAsia="Microsoft YaHei UI" w:hAnsi="Microsoft YaHei UI" w:cs="宋体" w:hint="eastAsia"/>
                <w:color w:val="333333"/>
                <w:spacing w:val="8"/>
                <w:kern w:val="0"/>
                <w:szCs w:val="21"/>
              </w:rPr>
            </w:rPrChange>
          </w:rPr>
          <w:t>视频目标进行</w:t>
        </w:r>
      </w:ins>
      <w:ins w:id="82" w:author="shihw" w:date="2020-08-12T10:34:00Z">
        <w:r w:rsidR="003B52B9" w:rsidRPr="002C3139">
          <w:rPr>
            <w:rFonts w:ascii="Times New Roman" w:eastAsiaTheme="majorEastAsia" w:hAnsi="Times New Roman" w:hint="eastAsia"/>
            <w:kern w:val="0"/>
            <w:szCs w:val="21"/>
            <w:rPrChange w:id="83" w:author="shihw" w:date="2020-08-12T10:36:00Z">
              <w:rPr>
                <w:rFonts w:ascii="Microsoft YaHei UI" w:eastAsia="Microsoft YaHei UI" w:hAnsi="Microsoft YaHei UI" w:cs="宋体" w:hint="eastAsia"/>
                <w:color w:val="333333"/>
                <w:spacing w:val="8"/>
                <w:kern w:val="0"/>
                <w:szCs w:val="21"/>
              </w:rPr>
            </w:rPrChange>
          </w:rPr>
          <w:t>障碍精准识别与实时跟踪</w:t>
        </w:r>
      </w:ins>
      <w:ins w:id="84" w:author="shihw" w:date="2020-08-12T10:33:00Z">
        <w:r w:rsidR="003B52B9" w:rsidRPr="002C3139">
          <w:rPr>
            <w:rFonts w:ascii="Times New Roman" w:eastAsiaTheme="majorEastAsia" w:hAnsi="Times New Roman" w:hint="eastAsia"/>
            <w:kern w:val="0"/>
            <w:szCs w:val="21"/>
            <w:rPrChange w:id="85" w:author="shihw" w:date="2020-08-12T10:36:00Z">
              <w:rPr>
                <w:rFonts w:ascii="Microsoft YaHei UI" w:eastAsia="Microsoft YaHei UI" w:hAnsi="Microsoft YaHei UI" w:cs="宋体" w:hint="eastAsia"/>
                <w:color w:val="333333"/>
                <w:spacing w:val="8"/>
                <w:kern w:val="0"/>
                <w:szCs w:val="21"/>
              </w:rPr>
            </w:rPrChange>
          </w:rPr>
          <w:t>是其中重要环</w:t>
        </w:r>
      </w:ins>
      <w:ins w:id="86" w:author="shihw" w:date="2020-08-12T10:37:00Z">
        <w:r w:rsidR="002C3139">
          <w:rPr>
            <w:rFonts w:ascii="Times New Roman" w:eastAsiaTheme="majorEastAsia" w:hAnsi="Times New Roman" w:hint="eastAsia"/>
            <w:kern w:val="0"/>
            <w:szCs w:val="21"/>
          </w:rPr>
          <w:t>节</w:t>
        </w:r>
      </w:ins>
      <w:ins w:id="87" w:author="shihw" w:date="2020-08-12T10:34:00Z">
        <w:r w:rsidR="003B52B9" w:rsidRPr="002C3139">
          <w:rPr>
            <w:rFonts w:ascii="Times New Roman" w:eastAsiaTheme="majorEastAsia" w:hAnsi="Times New Roman" w:hint="eastAsia"/>
            <w:kern w:val="0"/>
            <w:szCs w:val="21"/>
            <w:rPrChange w:id="88" w:author="shihw" w:date="2020-08-12T10:36:00Z">
              <w:rPr>
                <w:rFonts w:ascii="Microsoft YaHei UI" w:eastAsia="Microsoft YaHei UI" w:hAnsi="Microsoft YaHei UI" w:cs="宋体" w:hint="eastAsia"/>
                <w:color w:val="333333"/>
                <w:spacing w:val="8"/>
                <w:kern w:val="0"/>
                <w:szCs w:val="21"/>
              </w:rPr>
            </w:rPrChange>
          </w:rPr>
          <w:t>。</w:t>
        </w:r>
      </w:ins>
    </w:p>
    <w:p w14:paraId="51329EA5" w14:textId="1F7B6D27" w:rsidR="00294361" w:rsidRDefault="00D0498C" w:rsidP="00033219">
      <w:pPr>
        <w:autoSpaceDE w:val="0"/>
        <w:autoSpaceDN w:val="0"/>
        <w:adjustRightInd w:val="0"/>
        <w:spacing w:line="360" w:lineRule="auto"/>
        <w:ind w:firstLineChars="200" w:firstLine="420"/>
        <w:jc w:val="left"/>
        <w:rPr>
          <w:rFonts w:ascii="Times New Roman" w:eastAsiaTheme="majorEastAsia" w:hAnsi="Times New Roman"/>
          <w:kern w:val="0"/>
          <w:szCs w:val="21"/>
        </w:rPr>
        <w:pPrChange w:id="89" w:author="shihw" w:date="2020-08-12T11:44:00Z">
          <w:pPr>
            <w:autoSpaceDE w:val="0"/>
            <w:autoSpaceDN w:val="0"/>
            <w:adjustRightInd w:val="0"/>
            <w:spacing w:line="360" w:lineRule="auto"/>
            <w:ind w:firstLineChars="200" w:firstLine="420"/>
            <w:jc w:val="left"/>
          </w:pPr>
        </w:pPrChange>
      </w:pPr>
      <w:ins w:id="90" w:author="shihw" w:date="2020-08-12T10:38:00Z">
        <w:r>
          <w:rPr>
            <w:rFonts w:ascii="Times New Roman" w:eastAsiaTheme="majorEastAsia" w:hAnsi="Times New Roman" w:hint="eastAsia"/>
            <w:kern w:val="0"/>
            <w:szCs w:val="21"/>
          </w:rPr>
          <w:t>（这里增</w:t>
        </w:r>
      </w:ins>
      <w:ins w:id="91" w:author="shihw" w:date="2020-08-12T10:39:00Z">
        <w:r>
          <w:rPr>
            <w:rFonts w:ascii="Times New Roman" w:eastAsiaTheme="majorEastAsia" w:hAnsi="Times New Roman" w:hint="eastAsia"/>
            <w:kern w:val="0"/>
            <w:szCs w:val="21"/>
          </w:rPr>
          <w:t>补</w:t>
        </w:r>
      </w:ins>
      <w:ins w:id="92" w:author="shihw" w:date="2020-08-12T10:38:00Z">
        <w:r>
          <w:rPr>
            <w:rFonts w:ascii="Times New Roman" w:eastAsiaTheme="majorEastAsia" w:hAnsi="Times New Roman" w:hint="eastAsia"/>
            <w:kern w:val="0"/>
            <w:szCs w:val="21"/>
          </w:rPr>
          <w:t>一些</w:t>
        </w:r>
      </w:ins>
      <w:ins w:id="93" w:author="shihw" w:date="2020-08-12T10:39:00Z">
        <w:r>
          <w:rPr>
            <w:rFonts w:ascii="Times New Roman" w:eastAsiaTheme="majorEastAsia" w:hAnsi="Times New Roman" w:hint="eastAsia"/>
            <w:kern w:val="0"/>
            <w:szCs w:val="21"/>
          </w:rPr>
          <w:t>目前</w:t>
        </w:r>
      </w:ins>
      <w:ins w:id="94" w:author="shihw" w:date="2020-08-12T10:40:00Z">
        <w:r>
          <w:rPr>
            <w:rFonts w:ascii="Times New Roman" w:eastAsiaTheme="majorEastAsia" w:hAnsi="Times New Roman" w:hint="eastAsia"/>
            <w:kern w:val="0"/>
            <w:szCs w:val="21"/>
          </w:rPr>
          <w:t>其它</w:t>
        </w:r>
      </w:ins>
      <w:ins w:id="95" w:author="shihw" w:date="2020-08-12T10:38:00Z">
        <w:r>
          <w:rPr>
            <w:rFonts w:ascii="Times New Roman" w:eastAsiaTheme="majorEastAsia" w:hAnsi="Times New Roman" w:hint="eastAsia"/>
            <w:kern w:val="0"/>
            <w:szCs w:val="21"/>
          </w:rPr>
          <w:t>视频目标</w:t>
        </w:r>
      </w:ins>
      <w:ins w:id="96" w:author="shihw" w:date="2020-08-12T10:39:00Z">
        <w:r>
          <w:rPr>
            <w:rFonts w:ascii="Times New Roman" w:eastAsiaTheme="majorEastAsia" w:hAnsi="Times New Roman" w:hint="eastAsia"/>
            <w:kern w:val="0"/>
            <w:szCs w:val="21"/>
          </w:rPr>
          <w:t>检测方法</w:t>
        </w:r>
      </w:ins>
      <w:ins w:id="97" w:author="shihw" w:date="2020-08-12T10:40:00Z">
        <w:r>
          <w:rPr>
            <w:rFonts w:ascii="Times New Roman" w:eastAsiaTheme="majorEastAsia" w:hAnsi="Times New Roman" w:hint="eastAsia"/>
            <w:kern w:val="0"/>
            <w:szCs w:val="21"/>
          </w:rPr>
          <w:t>及其</w:t>
        </w:r>
      </w:ins>
      <w:ins w:id="98" w:author="shihw" w:date="2020-08-12T10:39:00Z">
        <w:r>
          <w:rPr>
            <w:rFonts w:ascii="Times New Roman" w:eastAsiaTheme="majorEastAsia" w:hAnsi="Times New Roman" w:hint="eastAsia"/>
            <w:kern w:val="0"/>
            <w:szCs w:val="21"/>
          </w:rPr>
          <w:t>特点分析，</w:t>
        </w:r>
      </w:ins>
      <w:ins w:id="99" w:author="shihw" w:date="2020-08-12T10:40:00Z">
        <w:r>
          <w:rPr>
            <w:rFonts w:ascii="Times New Roman" w:eastAsiaTheme="majorEastAsia" w:hAnsi="Times New Roman" w:hint="eastAsia"/>
            <w:kern w:val="0"/>
            <w:szCs w:val="21"/>
          </w:rPr>
          <w:t>然后</w:t>
        </w:r>
      </w:ins>
      <w:ins w:id="100" w:author="shihw" w:date="2020-08-12T10:39:00Z">
        <w:r>
          <w:rPr>
            <w:rFonts w:ascii="Times New Roman" w:eastAsiaTheme="majorEastAsia" w:hAnsi="Times New Roman" w:hint="eastAsia"/>
            <w:kern w:val="0"/>
            <w:szCs w:val="21"/>
          </w:rPr>
          <w:t>再引入</w:t>
        </w:r>
        <w:r>
          <w:rPr>
            <w:rFonts w:ascii="Times New Roman" w:eastAsiaTheme="majorEastAsia" w:hAnsi="Times New Roman" w:hint="eastAsia"/>
            <w:kern w:val="0"/>
            <w:szCs w:val="21"/>
          </w:rPr>
          <w:t>Y</w:t>
        </w:r>
        <w:r>
          <w:rPr>
            <w:rFonts w:ascii="Times New Roman" w:eastAsiaTheme="majorEastAsia" w:hAnsi="Times New Roman"/>
            <w:kern w:val="0"/>
            <w:szCs w:val="21"/>
          </w:rPr>
          <w:t>OLO</w:t>
        </w:r>
        <w:r>
          <w:rPr>
            <w:rFonts w:ascii="Times New Roman" w:eastAsiaTheme="majorEastAsia" w:hAnsi="Times New Roman" w:hint="eastAsia"/>
            <w:kern w:val="0"/>
            <w:szCs w:val="21"/>
          </w:rPr>
          <w:t>介绍</w:t>
        </w:r>
        <w:r>
          <w:rPr>
            <w:rFonts w:ascii="Times New Roman" w:eastAsiaTheme="majorEastAsia" w:hAnsi="Times New Roman"/>
            <w:kern w:val="0"/>
            <w:szCs w:val="21"/>
          </w:rPr>
          <w:t>….</w:t>
        </w:r>
      </w:ins>
      <w:ins w:id="101" w:author="shihw" w:date="2020-08-12T10:40:00Z">
        <w:r>
          <w:rPr>
            <w:rFonts w:ascii="Times New Roman" w:eastAsiaTheme="majorEastAsia" w:hAnsi="Times New Roman" w:hint="eastAsia"/>
            <w:kern w:val="0"/>
            <w:szCs w:val="21"/>
          </w:rPr>
          <w:t>这样显得不太突兀</w:t>
        </w:r>
      </w:ins>
      <w:ins w:id="102" w:author="shihw" w:date="2020-08-12T10:38:00Z">
        <w:r>
          <w:rPr>
            <w:rFonts w:ascii="Times New Roman" w:eastAsiaTheme="majorEastAsia" w:hAnsi="Times New Roman" w:hint="eastAsia"/>
            <w:kern w:val="0"/>
            <w:szCs w:val="21"/>
          </w:rPr>
          <w:t>）</w:t>
        </w:r>
      </w:ins>
      <w:r w:rsidR="00A473E7" w:rsidRPr="00FC1BD9">
        <w:rPr>
          <w:rFonts w:ascii="Times New Roman" w:eastAsiaTheme="majorEastAsia" w:hAnsi="Times New Roman"/>
          <w:kern w:val="0"/>
          <w:szCs w:val="21"/>
        </w:rPr>
        <w:t>YOLO</w:t>
      </w:r>
      <w:r w:rsidR="000E497F">
        <w:rPr>
          <w:rFonts w:ascii="Times New Roman" w:eastAsiaTheme="majorEastAsia" w:hAnsi="Times New Roman" w:hint="eastAsia"/>
          <w:kern w:val="0"/>
          <w:szCs w:val="21"/>
        </w:rPr>
        <w:t>（</w:t>
      </w:r>
      <w:r w:rsidR="000E497F" w:rsidRPr="00FC1BD9">
        <w:rPr>
          <w:rFonts w:ascii="Times New Roman" w:eastAsiaTheme="majorEastAsia" w:hAnsi="Times New Roman"/>
          <w:color w:val="000000"/>
          <w:kern w:val="0"/>
          <w:szCs w:val="21"/>
        </w:rPr>
        <w:t xml:space="preserve">You </w:t>
      </w:r>
      <w:r w:rsidR="000E497F">
        <w:rPr>
          <w:rFonts w:ascii="Times New Roman" w:eastAsiaTheme="majorEastAsia" w:hAnsi="Times New Roman"/>
          <w:color w:val="000000"/>
          <w:kern w:val="0"/>
          <w:szCs w:val="21"/>
        </w:rPr>
        <w:t>O</w:t>
      </w:r>
      <w:r w:rsidR="000E497F" w:rsidRPr="00FC1BD9">
        <w:rPr>
          <w:rFonts w:ascii="Times New Roman" w:eastAsiaTheme="majorEastAsia" w:hAnsi="Times New Roman"/>
          <w:color w:val="000000"/>
          <w:kern w:val="0"/>
          <w:szCs w:val="21"/>
        </w:rPr>
        <w:t xml:space="preserve">nly </w:t>
      </w:r>
      <w:r w:rsidR="000E497F">
        <w:rPr>
          <w:rFonts w:ascii="Times New Roman" w:eastAsiaTheme="majorEastAsia" w:hAnsi="Times New Roman"/>
          <w:color w:val="000000"/>
          <w:kern w:val="0"/>
          <w:szCs w:val="21"/>
        </w:rPr>
        <w:t>L</w:t>
      </w:r>
      <w:r w:rsidR="000E497F" w:rsidRPr="00FC1BD9">
        <w:rPr>
          <w:rFonts w:ascii="Times New Roman" w:eastAsiaTheme="majorEastAsia" w:hAnsi="Times New Roman"/>
          <w:color w:val="000000"/>
          <w:kern w:val="0"/>
          <w:szCs w:val="21"/>
        </w:rPr>
        <w:t xml:space="preserve">ook </w:t>
      </w:r>
      <w:r w:rsidR="000E497F">
        <w:rPr>
          <w:rFonts w:ascii="Times New Roman" w:eastAsiaTheme="majorEastAsia" w:hAnsi="Times New Roman"/>
          <w:color w:val="000000"/>
          <w:kern w:val="0"/>
          <w:szCs w:val="21"/>
        </w:rPr>
        <w:t>O</w:t>
      </w:r>
      <w:r w:rsidR="000E497F" w:rsidRPr="00FC1BD9">
        <w:rPr>
          <w:rFonts w:ascii="Times New Roman" w:eastAsiaTheme="majorEastAsia" w:hAnsi="Times New Roman"/>
          <w:color w:val="000000"/>
          <w:kern w:val="0"/>
          <w:szCs w:val="21"/>
        </w:rPr>
        <w:t>nce</w:t>
      </w:r>
      <w:r w:rsidR="000E497F">
        <w:rPr>
          <w:rFonts w:ascii="Times New Roman" w:eastAsiaTheme="majorEastAsia" w:hAnsi="Times New Roman" w:hint="eastAsia"/>
          <w:kern w:val="0"/>
          <w:szCs w:val="21"/>
        </w:rPr>
        <w:t>）</w:t>
      </w:r>
      <w:r w:rsidR="00A473E7" w:rsidRPr="00FC1BD9">
        <w:rPr>
          <w:rFonts w:ascii="Times New Roman" w:eastAsiaTheme="majorEastAsia" w:hAnsi="Times New Roman"/>
          <w:kern w:val="0"/>
          <w:szCs w:val="21"/>
        </w:rPr>
        <w:t>代表了一系列优秀的目标检测模型，从</w:t>
      </w:r>
      <w:r w:rsidR="00A473E7" w:rsidRPr="00FC1BD9">
        <w:rPr>
          <w:rFonts w:ascii="Times New Roman" w:eastAsiaTheme="majorEastAsia" w:hAnsi="Times New Roman"/>
          <w:kern w:val="0"/>
          <w:szCs w:val="21"/>
        </w:rPr>
        <w:t>YOLOv1</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4</w:t>
      </w:r>
      <w:r w:rsidR="00961DCA" w:rsidRPr="00FC1BD9">
        <w:rPr>
          <w:rFonts w:ascii="Times New Roman" w:eastAsiaTheme="majorEastAsia" w:hAnsi="Times New Roman"/>
          <w:kern w:val="0"/>
          <w:szCs w:val="21"/>
          <w:vertAlign w:val="superscript"/>
        </w:rPr>
        <w:t>]</w:t>
      </w:r>
      <w:r w:rsidR="00A473E7" w:rsidRPr="00FC1BD9">
        <w:rPr>
          <w:rFonts w:ascii="Times New Roman" w:eastAsiaTheme="majorEastAsia" w:hAnsi="Times New Roman"/>
          <w:kern w:val="0"/>
          <w:szCs w:val="21"/>
        </w:rPr>
        <w:t>、</w:t>
      </w:r>
      <w:r w:rsidR="00A473E7" w:rsidRPr="00FC1BD9">
        <w:rPr>
          <w:rFonts w:ascii="Times New Roman" w:eastAsiaTheme="majorEastAsia" w:hAnsi="Times New Roman"/>
          <w:kern w:val="0"/>
          <w:szCs w:val="21"/>
        </w:rPr>
        <w:t>YOLOv2</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5</w:t>
      </w:r>
      <w:r w:rsidR="00961DCA" w:rsidRPr="00FC1BD9">
        <w:rPr>
          <w:rFonts w:ascii="Times New Roman" w:eastAsiaTheme="majorEastAsia" w:hAnsi="Times New Roman"/>
          <w:kern w:val="0"/>
          <w:szCs w:val="21"/>
          <w:vertAlign w:val="superscript"/>
        </w:rPr>
        <w:t>]</w:t>
      </w:r>
      <w:r w:rsidR="00A473E7" w:rsidRPr="00FC1BD9">
        <w:rPr>
          <w:rFonts w:ascii="Times New Roman" w:eastAsiaTheme="majorEastAsia" w:hAnsi="Times New Roman"/>
          <w:kern w:val="0"/>
          <w:szCs w:val="21"/>
        </w:rPr>
        <w:t>、</w:t>
      </w:r>
      <w:r w:rsidR="00A473E7" w:rsidRPr="00FC1BD9">
        <w:rPr>
          <w:rFonts w:ascii="Times New Roman" w:eastAsiaTheme="majorEastAsia" w:hAnsi="Times New Roman"/>
          <w:kern w:val="0"/>
          <w:szCs w:val="21"/>
        </w:rPr>
        <w:t>YOLOv3</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6</w:t>
      </w:r>
      <w:r w:rsidR="00961DCA" w:rsidRPr="00FC1BD9">
        <w:rPr>
          <w:rFonts w:ascii="Times New Roman" w:eastAsiaTheme="majorEastAsia" w:hAnsi="Times New Roman"/>
          <w:kern w:val="0"/>
          <w:szCs w:val="21"/>
          <w:vertAlign w:val="superscript"/>
        </w:rPr>
        <w:t>]</w:t>
      </w:r>
      <w:r w:rsidR="00A473E7" w:rsidRPr="00FC1BD9">
        <w:rPr>
          <w:rFonts w:ascii="Times New Roman" w:eastAsiaTheme="majorEastAsia" w:hAnsi="Times New Roman"/>
          <w:kern w:val="0"/>
          <w:szCs w:val="21"/>
        </w:rPr>
        <w:t>，如今进化到</w:t>
      </w:r>
      <w:r w:rsidR="00A473E7" w:rsidRPr="00FC1BD9">
        <w:rPr>
          <w:rFonts w:ascii="Times New Roman" w:eastAsiaTheme="majorEastAsia" w:hAnsi="Times New Roman"/>
          <w:kern w:val="0"/>
          <w:szCs w:val="21"/>
        </w:rPr>
        <w:t>YOLOv4</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7</w:t>
      </w:r>
      <w:r w:rsidR="00961DCA" w:rsidRPr="00FC1BD9">
        <w:rPr>
          <w:rFonts w:ascii="Times New Roman" w:eastAsiaTheme="majorEastAsia" w:hAnsi="Times New Roman"/>
          <w:kern w:val="0"/>
          <w:szCs w:val="21"/>
          <w:vertAlign w:val="superscript"/>
        </w:rPr>
        <w:t>]</w:t>
      </w:r>
      <w:r w:rsidR="007061F9">
        <w:rPr>
          <w:rFonts w:ascii="Times New Roman" w:eastAsiaTheme="majorEastAsia" w:hAnsi="Times New Roman" w:hint="eastAsia"/>
          <w:kern w:val="0"/>
          <w:szCs w:val="21"/>
        </w:rPr>
        <w:t>，它们都是</w:t>
      </w:r>
      <w:r w:rsidR="007061F9" w:rsidRPr="00FC1BD9">
        <w:rPr>
          <w:rFonts w:ascii="Times New Roman" w:eastAsiaTheme="majorEastAsia" w:hAnsi="Times New Roman"/>
          <w:szCs w:val="21"/>
        </w:rPr>
        <w:t>基于深度神经网络的目标检测模型</w:t>
      </w:r>
      <w:r w:rsidR="006879CC">
        <w:rPr>
          <w:rFonts w:ascii="Times New Roman" w:eastAsiaTheme="majorEastAsia" w:hAnsi="Times New Roman" w:hint="eastAsia"/>
          <w:szCs w:val="21"/>
        </w:rPr>
        <w:t>：以整张图像作为输入，通过卷积神经网络的非线性处理，最终输出图像中目标的类别和其在图像中的位置（矩形包围框</w:t>
      </w:r>
      <w:r w:rsidR="006879CC">
        <w:rPr>
          <w:rFonts w:ascii="Times New Roman" w:eastAsiaTheme="majorEastAsia" w:hAnsi="Times New Roman" w:hint="eastAsia"/>
          <w:szCs w:val="21"/>
        </w:rPr>
        <w:t>B</w:t>
      </w:r>
      <w:r w:rsidR="006879CC">
        <w:rPr>
          <w:rFonts w:ascii="Times New Roman" w:eastAsiaTheme="majorEastAsia" w:hAnsi="Times New Roman"/>
          <w:szCs w:val="21"/>
        </w:rPr>
        <w:t>ounding Box</w:t>
      </w:r>
      <w:r w:rsidR="006879CC">
        <w:rPr>
          <w:rFonts w:ascii="Times New Roman" w:eastAsiaTheme="majorEastAsia" w:hAnsi="Times New Roman" w:hint="eastAsia"/>
          <w:szCs w:val="21"/>
        </w:rPr>
        <w:t>）。</w:t>
      </w:r>
      <w:r w:rsidR="00A473E7" w:rsidRPr="00FC1BD9">
        <w:rPr>
          <w:rFonts w:ascii="Times New Roman" w:eastAsiaTheme="majorEastAsia" w:hAnsi="Times New Roman"/>
          <w:kern w:val="0"/>
          <w:szCs w:val="21"/>
        </w:rPr>
        <w:t>YOLOv4</w:t>
      </w:r>
      <w:r w:rsidR="00A473E7" w:rsidRPr="00FC1BD9">
        <w:rPr>
          <w:rFonts w:ascii="Times New Roman" w:eastAsiaTheme="majorEastAsia" w:hAnsi="Times New Roman"/>
          <w:kern w:val="0"/>
          <w:szCs w:val="21"/>
        </w:rPr>
        <w:t>是</w:t>
      </w:r>
      <w:r w:rsidR="00A473E7" w:rsidRPr="00FC1BD9">
        <w:rPr>
          <w:rFonts w:ascii="Times New Roman" w:eastAsiaTheme="majorEastAsia" w:hAnsi="Times New Roman"/>
          <w:kern w:val="0"/>
          <w:szCs w:val="21"/>
        </w:rPr>
        <w:t>YOLO</w:t>
      </w:r>
      <w:r w:rsidR="00A473E7" w:rsidRPr="00FC1BD9">
        <w:rPr>
          <w:rFonts w:ascii="Times New Roman" w:eastAsiaTheme="majorEastAsia" w:hAnsi="Times New Roman"/>
          <w:kern w:val="0"/>
          <w:szCs w:val="21"/>
        </w:rPr>
        <w:t>目标检测家族的新进成员，在检测精度、运行效率、训练难易程度等方面均有较优秀的表现</w:t>
      </w:r>
      <w:r w:rsidR="00294361" w:rsidRPr="00FC1BD9">
        <w:rPr>
          <w:rFonts w:ascii="Times New Roman" w:eastAsiaTheme="majorEastAsia" w:hAnsi="Times New Roman"/>
          <w:kern w:val="0"/>
          <w:szCs w:val="21"/>
        </w:rPr>
        <w:t>。</w:t>
      </w:r>
      <w:r w:rsidR="007061F9">
        <w:rPr>
          <w:rFonts w:ascii="Times New Roman" w:eastAsiaTheme="majorEastAsia" w:hAnsi="Times New Roman" w:hint="eastAsia"/>
          <w:kern w:val="0"/>
          <w:szCs w:val="21"/>
        </w:rPr>
        <w:t>相比</w:t>
      </w:r>
      <w:r w:rsidR="007061F9" w:rsidRPr="00FC1BD9">
        <w:rPr>
          <w:rFonts w:ascii="Times New Roman" w:eastAsiaTheme="majorEastAsia" w:hAnsi="Times New Roman"/>
          <w:kern w:val="0"/>
          <w:szCs w:val="21"/>
        </w:rPr>
        <w:t>YOLOv3</w:t>
      </w:r>
      <w:r w:rsidR="007061F9">
        <w:rPr>
          <w:rFonts w:ascii="Times New Roman" w:eastAsiaTheme="majorEastAsia" w:hAnsi="Times New Roman" w:hint="eastAsia"/>
          <w:kern w:val="0"/>
          <w:szCs w:val="21"/>
        </w:rPr>
        <w:t>，</w:t>
      </w:r>
      <w:r w:rsidR="007061F9" w:rsidRPr="00FC1BD9">
        <w:rPr>
          <w:rFonts w:ascii="Times New Roman" w:eastAsiaTheme="majorEastAsia" w:hAnsi="Times New Roman"/>
          <w:kern w:val="0"/>
          <w:szCs w:val="21"/>
        </w:rPr>
        <w:t>YOLOv4</w:t>
      </w:r>
      <w:r w:rsidR="00294361" w:rsidRPr="00FC1BD9">
        <w:rPr>
          <w:rFonts w:ascii="Times New Roman" w:eastAsiaTheme="majorEastAsia" w:hAnsi="Times New Roman"/>
          <w:kern w:val="0"/>
          <w:szCs w:val="21"/>
        </w:rPr>
        <w:t>在检测精度和运行效率上分别提升了</w:t>
      </w:r>
      <w:r w:rsidR="00294361" w:rsidRPr="00FC1BD9">
        <w:rPr>
          <w:rFonts w:ascii="Times New Roman" w:eastAsiaTheme="majorEastAsia" w:hAnsi="Times New Roman"/>
          <w:kern w:val="0"/>
          <w:szCs w:val="21"/>
        </w:rPr>
        <w:t>10%</w:t>
      </w:r>
      <w:r w:rsidR="00294361" w:rsidRPr="00FC1BD9">
        <w:rPr>
          <w:rFonts w:ascii="Times New Roman" w:eastAsiaTheme="majorEastAsia" w:hAnsi="Times New Roman"/>
          <w:kern w:val="0"/>
          <w:szCs w:val="21"/>
        </w:rPr>
        <w:t>和</w:t>
      </w:r>
      <w:r w:rsidR="00294361" w:rsidRPr="00FC1BD9">
        <w:rPr>
          <w:rFonts w:ascii="Times New Roman" w:eastAsiaTheme="majorEastAsia" w:hAnsi="Times New Roman"/>
          <w:kern w:val="0"/>
          <w:szCs w:val="21"/>
        </w:rPr>
        <w:t>12%</w:t>
      </w:r>
      <w:r w:rsidR="00294361" w:rsidRPr="00FC1BD9">
        <w:rPr>
          <w:rFonts w:ascii="Times New Roman" w:eastAsiaTheme="majorEastAsia" w:hAnsi="Times New Roman"/>
          <w:kern w:val="0"/>
          <w:szCs w:val="21"/>
        </w:rPr>
        <w:t>，并且支持单</w:t>
      </w:r>
      <w:r w:rsidR="00294361" w:rsidRPr="00FC1BD9">
        <w:rPr>
          <w:rFonts w:ascii="Times New Roman" w:eastAsiaTheme="majorEastAsia" w:hAnsi="Times New Roman"/>
          <w:kern w:val="0"/>
          <w:szCs w:val="21"/>
        </w:rPr>
        <w:t>GPU</w:t>
      </w:r>
      <w:r w:rsidR="00294361" w:rsidRPr="00FC1BD9">
        <w:rPr>
          <w:rFonts w:ascii="Times New Roman" w:eastAsiaTheme="majorEastAsia" w:hAnsi="Times New Roman"/>
          <w:kern w:val="0"/>
          <w:szCs w:val="21"/>
        </w:rPr>
        <w:t>训练，这让我们能够比较容易的添加自己的训练数据，从而扩展</w:t>
      </w:r>
      <w:r w:rsidR="00294361" w:rsidRPr="00FC1BD9">
        <w:rPr>
          <w:rFonts w:ascii="Times New Roman" w:eastAsiaTheme="majorEastAsia" w:hAnsi="Times New Roman"/>
          <w:kern w:val="0"/>
          <w:szCs w:val="21"/>
        </w:rPr>
        <w:t>YOLOv4</w:t>
      </w:r>
      <w:r w:rsidR="00294361" w:rsidRPr="00FC1BD9">
        <w:rPr>
          <w:rFonts w:ascii="Times New Roman" w:eastAsiaTheme="majorEastAsia" w:hAnsi="Times New Roman"/>
          <w:kern w:val="0"/>
          <w:szCs w:val="21"/>
        </w:rPr>
        <w:t>的检测能力</w:t>
      </w:r>
      <w:r w:rsidR="00A473E7" w:rsidRPr="00FC1BD9">
        <w:rPr>
          <w:rFonts w:ascii="Times New Roman" w:eastAsiaTheme="majorEastAsia" w:hAnsi="Times New Roman"/>
          <w:kern w:val="0"/>
          <w:szCs w:val="21"/>
        </w:rPr>
        <w:t>。</w:t>
      </w:r>
      <w:r w:rsidR="007061F9" w:rsidRPr="00FC1BD9">
        <w:rPr>
          <w:rFonts w:ascii="Times New Roman" w:eastAsiaTheme="majorEastAsia" w:hAnsi="Times New Roman"/>
          <w:kern w:val="0"/>
          <w:szCs w:val="21"/>
        </w:rPr>
        <w:t>YOLOv4</w:t>
      </w:r>
      <w:r w:rsidR="007061F9" w:rsidRPr="00FC1BD9">
        <w:rPr>
          <w:rFonts w:ascii="Times New Roman" w:eastAsiaTheme="majorEastAsia" w:hAnsi="Times New Roman"/>
          <w:kern w:val="0"/>
          <w:szCs w:val="21"/>
        </w:rPr>
        <w:t>的</w:t>
      </w:r>
      <w:del w:id="103" w:author="shihw" w:date="2020-08-12T11:43:00Z">
        <w:r w:rsidR="007061F9" w:rsidRPr="00FC1BD9" w:rsidDel="00033219">
          <w:rPr>
            <w:rFonts w:ascii="Times New Roman" w:eastAsiaTheme="majorEastAsia" w:hAnsi="Times New Roman"/>
            <w:kern w:val="0"/>
            <w:szCs w:val="21"/>
          </w:rPr>
          <w:delText>网络</w:delText>
        </w:r>
      </w:del>
      <w:ins w:id="104" w:author="shihw" w:date="2020-08-12T11:43:00Z">
        <w:r w:rsidR="00033219">
          <w:rPr>
            <w:rFonts w:ascii="Times New Roman" w:eastAsiaTheme="majorEastAsia" w:hAnsi="Times New Roman" w:hint="eastAsia"/>
            <w:kern w:val="0"/>
            <w:szCs w:val="21"/>
          </w:rPr>
          <w:t>模型</w:t>
        </w:r>
      </w:ins>
      <w:r w:rsidR="007061F9" w:rsidRPr="00FC1BD9">
        <w:rPr>
          <w:rFonts w:ascii="Times New Roman" w:eastAsiaTheme="majorEastAsia" w:hAnsi="Times New Roman"/>
          <w:kern w:val="0"/>
          <w:szCs w:val="21"/>
        </w:rPr>
        <w:t>结构由</w:t>
      </w:r>
      <w:ins w:id="105" w:author="shihw" w:date="2020-08-12T11:43:00Z">
        <w:r w:rsidR="00033219">
          <w:rPr>
            <w:rFonts w:ascii="Times New Roman" w:eastAsiaTheme="majorEastAsia" w:hAnsi="Times New Roman" w:hint="eastAsia"/>
            <w:kern w:val="0"/>
            <w:szCs w:val="21"/>
          </w:rPr>
          <w:t>以下</w:t>
        </w:r>
      </w:ins>
      <w:r w:rsidR="007061F9" w:rsidRPr="00FC1BD9">
        <w:rPr>
          <w:rFonts w:ascii="Times New Roman" w:eastAsiaTheme="majorEastAsia" w:hAnsi="Times New Roman"/>
          <w:kern w:val="0"/>
          <w:szCs w:val="21"/>
        </w:rPr>
        <w:t>几部分构成：</w:t>
      </w:r>
      <w:r w:rsidR="007061F9" w:rsidRPr="00FC1BD9">
        <w:rPr>
          <w:rFonts w:ascii="Times New Roman" w:eastAsiaTheme="majorEastAsia" w:hAnsi="Times New Roman"/>
          <w:szCs w:val="21"/>
          <w:shd w:val="clear" w:color="auto" w:fill="FFFFFF"/>
        </w:rPr>
        <w:t xml:space="preserve">CSPDarknet53 </w:t>
      </w:r>
      <w:r w:rsidR="007061F9" w:rsidRPr="00FC1BD9">
        <w:rPr>
          <w:rFonts w:ascii="Times New Roman" w:eastAsiaTheme="majorEastAsia" w:hAnsi="Times New Roman"/>
          <w:szCs w:val="21"/>
          <w:shd w:val="clear" w:color="auto" w:fill="FFFFFF"/>
        </w:rPr>
        <w:t>作为</w:t>
      </w:r>
      <w:r w:rsidR="007061F9" w:rsidRPr="00FC1BD9">
        <w:rPr>
          <w:rFonts w:ascii="Times New Roman" w:eastAsiaTheme="majorEastAsia" w:hAnsi="Times New Roman"/>
          <w:szCs w:val="21"/>
          <w:shd w:val="clear" w:color="auto" w:fill="FFFFFF"/>
        </w:rPr>
        <w:t xml:space="preserve"> backbone</w:t>
      </w:r>
      <w:ins w:id="106" w:author="shihw" w:date="2020-08-12T11:40:00Z">
        <w:r w:rsidR="00033219">
          <w:rPr>
            <w:rFonts w:ascii="Times New Roman" w:eastAsiaTheme="majorEastAsia" w:hAnsi="Times New Roman" w:hint="eastAsia"/>
            <w:szCs w:val="21"/>
            <w:shd w:val="clear" w:color="auto" w:fill="FFFFFF"/>
          </w:rPr>
          <w:t>骨干</w:t>
        </w:r>
      </w:ins>
      <w:ins w:id="107" w:author="shihw" w:date="2020-08-12T11:43:00Z">
        <w:r w:rsidR="00033219">
          <w:rPr>
            <w:rFonts w:ascii="Times New Roman" w:eastAsiaTheme="majorEastAsia" w:hAnsi="Times New Roman" w:hint="eastAsia"/>
            <w:szCs w:val="21"/>
            <w:shd w:val="clear" w:color="auto" w:fill="FFFFFF"/>
          </w:rPr>
          <w:t>网络</w:t>
        </w:r>
      </w:ins>
      <w:r w:rsidR="007061F9" w:rsidRPr="00FC1BD9">
        <w:rPr>
          <w:rFonts w:ascii="Times New Roman" w:eastAsiaTheme="majorEastAsia" w:hAnsi="Times New Roman"/>
          <w:szCs w:val="21"/>
          <w:shd w:val="clear" w:color="auto" w:fill="FFFFFF"/>
        </w:rPr>
        <w:t>、</w:t>
      </w:r>
      <w:r w:rsidR="007061F9" w:rsidRPr="00FC1BD9">
        <w:rPr>
          <w:rFonts w:ascii="Times New Roman" w:eastAsiaTheme="majorEastAsia" w:hAnsi="Times New Roman"/>
          <w:szCs w:val="21"/>
          <w:shd w:val="clear" w:color="auto" w:fill="FFFFFF"/>
        </w:rPr>
        <w:t>SPP</w:t>
      </w:r>
      <w:r w:rsidR="007061F9" w:rsidRPr="00FC1BD9">
        <w:rPr>
          <w:rFonts w:ascii="Times New Roman" w:eastAsiaTheme="majorEastAsia" w:hAnsi="Times New Roman"/>
          <w:szCs w:val="21"/>
          <w:shd w:val="clear" w:color="auto" w:fill="FFFFFF"/>
        </w:rPr>
        <w:t>作为</w:t>
      </w:r>
      <w:ins w:id="108" w:author="shihw" w:date="2020-08-12T11:42:00Z">
        <w:r w:rsidR="00033219">
          <w:rPr>
            <w:rFonts w:ascii="Times New Roman" w:eastAsiaTheme="majorEastAsia" w:hAnsi="Times New Roman" w:hint="eastAsia"/>
            <w:szCs w:val="21"/>
            <w:shd w:val="clear" w:color="auto" w:fill="FFFFFF"/>
          </w:rPr>
          <w:t>N</w:t>
        </w:r>
        <w:r w:rsidR="00033219">
          <w:rPr>
            <w:rFonts w:ascii="Times New Roman" w:eastAsiaTheme="majorEastAsia" w:hAnsi="Times New Roman"/>
            <w:szCs w:val="21"/>
            <w:shd w:val="clear" w:color="auto" w:fill="FFFFFF"/>
          </w:rPr>
          <w:t>eck</w:t>
        </w:r>
        <w:r w:rsidR="00033219">
          <w:rPr>
            <w:rFonts w:ascii="Times New Roman" w:eastAsiaTheme="majorEastAsia" w:hAnsi="Times New Roman" w:hint="eastAsia"/>
            <w:szCs w:val="21"/>
            <w:shd w:val="clear" w:color="auto" w:fill="FFFFFF"/>
          </w:rPr>
          <w:t>的</w:t>
        </w:r>
      </w:ins>
      <w:r w:rsidR="007061F9" w:rsidRPr="00FC1BD9">
        <w:rPr>
          <w:rFonts w:ascii="Times New Roman" w:eastAsiaTheme="majorEastAsia" w:hAnsi="Times New Roman"/>
          <w:szCs w:val="21"/>
          <w:shd w:val="clear" w:color="auto" w:fill="FFFFFF"/>
        </w:rPr>
        <w:t>附加模块、</w:t>
      </w:r>
      <w:proofErr w:type="spellStart"/>
      <w:r w:rsidR="007061F9" w:rsidRPr="00FC1BD9">
        <w:rPr>
          <w:rFonts w:ascii="Times New Roman" w:eastAsiaTheme="majorEastAsia" w:hAnsi="Times New Roman"/>
          <w:kern w:val="0"/>
          <w:szCs w:val="21"/>
        </w:rPr>
        <w:t>PANet</w:t>
      </w:r>
      <w:proofErr w:type="spellEnd"/>
      <w:r w:rsidR="007061F9" w:rsidRPr="00FC1BD9">
        <w:rPr>
          <w:rFonts w:ascii="Times New Roman" w:eastAsiaTheme="majorEastAsia" w:hAnsi="Times New Roman"/>
          <w:szCs w:val="21"/>
          <w:shd w:val="clear" w:color="auto" w:fill="FFFFFF"/>
        </w:rPr>
        <w:t>作为</w:t>
      </w:r>
      <w:ins w:id="109" w:author="shihw" w:date="2020-08-12T11:43:00Z">
        <w:r w:rsidR="00033219">
          <w:rPr>
            <w:rFonts w:ascii="Times New Roman" w:eastAsiaTheme="majorEastAsia" w:hAnsi="Times New Roman" w:hint="eastAsia"/>
            <w:szCs w:val="21"/>
            <w:shd w:val="clear" w:color="auto" w:fill="FFFFFF"/>
          </w:rPr>
          <w:t>Neck</w:t>
        </w:r>
      </w:ins>
      <w:r w:rsidR="007061F9" w:rsidRPr="00FC1BD9">
        <w:rPr>
          <w:rFonts w:ascii="Times New Roman" w:eastAsiaTheme="majorEastAsia" w:hAnsi="Times New Roman"/>
          <w:szCs w:val="21"/>
          <w:shd w:val="clear" w:color="auto" w:fill="FFFFFF"/>
        </w:rPr>
        <w:t>颈部网络</w:t>
      </w:r>
      <w:ins w:id="110" w:author="shihw" w:date="2020-08-12T11:43:00Z">
        <w:r w:rsidR="00033219">
          <w:rPr>
            <w:rFonts w:ascii="Times New Roman" w:eastAsiaTheme="majorEastAsia" w:hAnsi="Times New Roman" w:hint="eastAsia"/>
            <w:szCs w:val="21"/>
            <w:shd w:val="clear" w:color="auto" w:fill="FFFFFF"/>
          </w:rPr>
          <w:t>的特征融合模块</w:t>
        </w:r>
      </w:ins>
      <w:r w:rsidR="007061F9" w:rsidRPr="00FC1BD9">
        <w:rPr>
          <w:rFonts w:ascii="Times New Roman" w:eastAsiaTheme="majorEastAsia" w:hAnsi="Times New Roman"/>
          <w:szCs w:val="21"/>
          <w:shd w:val="clear" w:color="auto" w:fill="FFFFFF"/>
        </w:rPr>
        <w:t>，以及使用</w:t>
      </w:r>
      <w:r w:rsidR="007061F9" w:rsidRPr="00FC1BD9">
        <w:rPr>
          <w:rFonts w:ascii="Times New Roman" w:eastAsiaTheme="majorEastAsia" w:hAnsi="Times New Roman"/>
          <w:szCs w:val="21"/>
          <w:shd w:val="clear" w:color="auto" w:fill="FFFFFF"/>
        </w:rPr>
        <w:t>YOLOv3</w:t>
      </w:r>
      <w:r w:rsidR="007061F9" w:rsidRPr="00FC1BD9">
        <w:rPr>
          <w:rFonts w:ascii="Times New Roman" w:eastAsiaTheme="majorEastAsia" w:hAnsi="Times New Roman"/>
          <w:szCs w:val="21"/>
          <w:shd w:val="clear" w:color="auto" w:fill="FFFFFF"/>
        </w:rPr>
        <w:t>作为</w:t>
      </w:r>
      <w:ins w:id="111" w:author="shihw" w:date="2020-08-12T11:41:00Z">
        <w:r w:rsidR="00033219">
          <w:rPr>
            <w:rFonts w:ascii="Times New Roman" w:eastAsiaTheme="majorEastAsia" w:hAnsi="Times New Roman" w:hint="eastAsia"/>
            <w:szCs w:val="21"/>
            <w:shd w:val="clear" w:color="auto" w:fill="FFFFFF"/>
          </w:rPr>
          <w:t>h</w:t>
        </w:r>
        <w:r w:rsidR="00033219">
          <w:rPr>
            <w:rFonts w:ascii="Times New Roman" w:eastAsiaTheme="majorEastAsia" w:hAnsi="Times New Roman"/>
            <w:szCs w:val="21"/>
            <w:shd w:val="clear" w:color="auto" w:fill="FFFFFF"/>
          </w:rPr>
          <w:t>ead</w:t>
        </w:r>
      </w:ins>
      <w:r w:rsidR="007061F9" w:rsidRPr="00FC1BD9">
        <w:rPr>
          <w:rFonts w:ascii="Times New Roman" w:eastAsiaTheme="majorEastAsia" w:hAnsi="Times New Roman"/>
          <w:szCs w:val="21"/>
          <w:shd w:val="clear" w:color="auto" w:fill="FFFFFF"/>
        </w:rPr>
        <w:t>头部网络。</w:t>
      </w:r>
      <w:ins w:id="112" w:author="shihw" w:date="2020-08-12T11:49:00Z">
        <w:r w:rsidR="00D24D32">
          <w:rPr>
            <w:rFonts w:ascii="Times New Roman" w:eastAsiaTheme="majorEastAsia" w:hAnsi="Times New Roman" w:hint="eastAsia"/>
            <w:szCs w:val="21"/>
            <w:shd w:val="clear" w:color="auto" w:fill="FFFFFF"/>
          </w:rPr>
          <w:t>（此处对</w:t>
        </w:r>
        <w:r w:rsidR="00D24D32">
          <w:rPr>
            <w:rFonts w:ascii="Times New Roman" w:eastAsiaTheme="majorEastAsia" w:hAnsi="Times New Roman" w:hint="eastAsia"/>
            <w:szCs w:val="21"/>
            <w:shd w:val="clear" w:color="auto" w:fill="FFFFFF"/>
          </w:rPr>
          <w:t>Y</w:t>
        </w:r>
        <w:r w:rsidR="00D24D32">
          <w:rPr>
            <w:rFonts w:ascii="Times New Roman" w:eastAsiaTheme="majorEastAsia" w:hAnsi="Times New Roman"/>
            <w:szCs w:val="21"/>
            <w:shd w:val="clear" w:color="auto" w:fill="FFFFFF"/>
          </w:rPr>
          <w:t>OLO v4</w:t>
        </w:r>
        <w:r w:rsidR="00D24D32">
          <w:rPr>
            <w:rFonts w:ascii="Times New Roman" w:eastAsiaTheme="majorEastAsia" w:hAnsi="Times New Roman" w:hint="eastAsia"/>
            <w:szCs w:val="21"/>
            <w:shd w:val="clear" w:color="auto" w:fill="FFFFFF"/>
          </w:rPr>
          <w:t>模型结构描述不</w:t>
        </w:r>
      </w:ins>
      <w:ins w:id="113" w:author="shihw" w:date="2020-08-12T11:50:00Z">
        <w:r w:rsidR="00D24D32">
          <w:rPr>
            <w:rFonts w:ascii="Times New Roman" w:eastAsiaTheme="majorEastAsia" w:hAnsi="Times New Roman" w:hint="eastAsia"/>
            <w:szCs w:val="21"/>
            <w:shd w:val="clear" w:color="auto" w:fill="FFFFFF"/>
          </w:rPr>
          <w:t>完整，这里只看到</w:t>
        </w:r>
        <w:r w:rsidR="00D24D32">
          <w:rPr>
            <w:rFonts w:ascii="Times New Roman" w:eastAsiaTheme="majorEastAsia" w:hAnsi="Times New Roman" w:hint="eastAsia"/>
            <w:szCs w:val="21"/>
            <w:shd w:val="clear" w:color="auto" w:fill="FFFFFF"/>
          </w:rPr>
          <w:t>Dark</w:t>
        </w:r>
        <w:r w:rsidR="00D24D32">
          <w:rPr>
            <w:rFonts w:ascii="Times New Roman" w:eastAsiaTheme="majorEastAsia" w:hAnsi="Times New Roman"/>
            <w:szCs w:val="21"/>
            <w:shd w:val="clear" w:color="auto" w:fill="FFFFFF"/>
          </w:rPr>
          <w:t>net53</w:t>
        </w:r>
        <w:r w:rsidR="00D24D32">
          <w:rPr>
            <w:rFonts w:ascii="Times New Roman" w:eastAsiaTheme="majorEastAsia" w:hAnsi="Times New Roman" w:hint="eastAsia"/>
            <w:szCs w:val="21"/>
            <w:shd w:val="clear" w:color="auto" w:fill="FFFFFF"/>
          </w:rPr>
          <w:t>网络的表述</w:t>
        </w:r>
        <w:r w:rsidR="00D24D32">
          <w:rPr>
            <w:rFonts w:ascii="Times New Roman" w:eastAsiaTheme="majorEastAsia" w:hAnsi="Times New Roman"/>
            <w:szCs w:val="21"/>
            <w:shd w:val="clear" w:color="auto" w:fill="FFFFFF"/>
          </w:rPr>
          <w:t>…</w:t>
        </w:r>
      </w:ins>
      <w:bookmarkStart w:id="114" w:name="_GoBack"/>
      <w:bookmarkEnd w:id="114"/>
      <w:ins w:id="115" w:author="shihw" w:date="2020-08-12T11:49:00Z">
        <w:r w:rsidR="00D24D32">
          <w:rPr>
            <w:rFonts w:ascii="Times New Roman" w:eastAsiaTheme="majorEastAsia" w:hAnsi="Times New Roman" w:hint="eastAsia"/>
            <w:szCs w:val="21"/>
            <w:shd w:val="clear" w:color="auto" w:fill="FFFFFF"/>
          </w:rPr>
          <w:t>）</w:t>
        </w:r>
      </w:ins>
    </w:p>
    <w:p w14:paraId="46276F70" w14:textId="590D06E7" w:rsidR="006E6B54" w:rsidRDefault="007061F9" w:rsidP="007061F9">
      <w:pPr>
        <w:autoSpaceDE w:val="0"/>
        <w:autoSpaceDN w:val="0"/>
        <w:adjustRightInd w:val="0"/>
        <w:spacing w:line="360" w:lineRule="auto"/>
        <w:ind w:firstLineChars="200" w:firstLine="420"/>
        <w:jc w:val="center"/>
        <w:rPr>
          <w:rFonts w:ascii="Times New Roman" w:eastAsiaTheme="majorEastAsia" w:hAnsi="Times New Roman"/>
          <w:kern w:val="0"/>
          <w:szCs w:val="21"/>
        </w:rPr>
      </w:pPr>
      <w:r>
        <w:rPr>
          <w:noProof/>
        </w:rPr>
        <w:drawing>
          <wp:inline distT="0" distB="0" distL="0" distR="0" wp14:anchorId="63CEA648" wp14:editId="248C9F14">
            <wp:extent cx="2160000" cy="3003833"/>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0000" cy="3003833"/>
                    </a:xfrm>
                    <a:prstGeom prst="rect">
                      <a:avLst/>
                    </a:prstGeom>
                  </pic:spPr>
                </pic:pic>
              </a:graphicData>
            </a:graphic>
          </wp:inline>
        </w:drawing>
      </w:r>
    </w:p>
    <w:p w14:paraId="23AE1C66" w14:textId="7D8EFC72" w:rsidR="006E6B54" w:rsidRDefault="006E6B54" w:rsidP="006E6B54">
      <w:pPr>
        <w:autoSpaceDE w:val="0"/>
        <w:autoSpaceDN w:val="0"/>
        <w:adjustRightInd w:val="0"/>
        <w:spacing w:line="360" w:lineRule="auto"/>
        <w:ind w:firstLineChars="200" w:firstLine="420"/>
        <w:jc w:val="center"/>
        <w:rPr>
          <w:ins w:id="116" w:author="shihw" w:date="2020-08-12T10:40:00Z"/>
          <w:rFonts w:ascii="Times New Roman" w:eastAsiaTheme="majorEastAsia" w:hAnsi="Times New Roman"/>
          <w:kern w:val="0"/>
          <w:szCs w:val="21"/>
        </w:rPr>
      </w:pPr>
      <w:r>
        <w:rPr>
          <w:rFonts w:ascii="Times New Roman" w:eastAsiaTheme="majorEastAsia" w:hAnsi="Times New Roman" w:hint="eastAsia"/>
          <w:kern w:val="0"/>
          <w:szCs w:val="21"/>
        </w:rPr>
        <w:lastRenderedPageBreak/>
        <w:t>图</w:t>
      </w:r>
      <w:r w:rsidR="007061F9">
        <w:rPr>
          <w:rFonts w:ascii="Times New Roman" w:eastAsiaTheme="majorEastAsia" w:hAnsi="Times New Roman"/>
          <w:kern w:val="0"/>
          <w:szCs w:val="21"/>
        </w:rPr>
        <w:t>2</w:t>
      </w:r>
      <w:r>
        <w:rPr>
          <w:rFonts w:ascii="Times New Roman" w:eastAsiaTheme="majorEastAsia" w:hAnsi="Times New Roman"/>
          <w:kern w:val="0"/>
          <w:szCs w:val="21"/>
        </w:rPr>
        <w:t xml:space="preserve">  </w:t>
      </w:r>
      <w:r w:rsidR="007061F9">
        <w:rPr>
          <w:rFonts w:ascii="Times New Roman" w:eastAsiaTheme="majorEastAsia" w:hAnsi="Times New Roman"/>
          <w:kern w:val="0"/>
          <w:szCs w:val="21"/>
        </w:rPr>
        <w:t>Darknet53</w:t>
      </w:r>
      <w:r>
        <w:rPr>
          <w:rFonts w:ascii="Times New Roman" w:eastAsiaTheme="majorEastAsia" w:hAnsi="Times New Roman" w:hint="eastAsia"/>
          <w:kern w:val="0"/>
          <w:szCs w:val="21"/>
        </w:rPr>
        <w:t>网络结构</w:t>
      </w:r>
    </w:p>
    <w:p w14:paraId="7177A73C" w14:textId="333ACA47" w:rsidR="00D0498C" w:rsidRPr="00FC1BD9" w:rsidRDefault="00D0498C" w:rsidP="006E6B54">
      <w:pPr>
        <w:autoSpaceDE w:val="0"/>
        <w:autoSpaceDN w:val="0"/>
        <w:adjustRightInd w:val="0"/>
        <w:spacing w:line="360" w:lineRule="auto"/>
        <w:ind w:firstLineChars="200" w:firstLine="420"/>
        <w:jc w:val="center"/>
        <w:rPr>
          <w:rFonts w:ascii="Times New Roman" w:eastAsiaTheme="majorEastAsia" w:hAnsi="Times New Roman" w:hint="eastAsia"/>
          <w:kern w:val="0"/>
          <w:szCs w:val="21"/>
        </w:rPr>
      </w:pPr>
      <w:ins w:id="117" w:author="shihw" w:date="2020-08-12T10:41:00Z">
        <w:r>
          <w:rPr>
            <w:rFonts w:ascii="Times New Roman" w:eastAsiaTheme="majorEastAsia" w:hAnsi="Times New Roman" w:hint="eastAsia"/>
            <w:kern w:val="0"/>
            <w:szCs w:val="21"/>
          </w:rPr>
          <w:t>（</w:t>
        </w:r>
      </w:ins>
      <w:ins w:id="118" w:author="shihw" w:date="2020-08-12T10:40:00Z">
        <w:r>
          <w:rPr>
            <w:rFonts w:ascii="Times New Roman" w:eastAsiaTheme="majorEastAsia" w:hAnsi="Times New Roman" w:hint="eastAsia"/>
            <w:kern w:val="0"/>
            <w:szCs w:val="21"/>
          </w:rPr>
          <w:t>同上</w:t>
        </w:r>
      </w:ins>
      <w:ins w:id="119" w:author="shihw" w:date="2020-08-12T10:41:00Z">
        <w:r>
          <w:rPr>
            <w:rFonts w:ascii="Times New Roman" w:eastAsiaTheme="majorEastAsia" w:hAnsi="Times New Roman" w:hint="eastAsia"/>
            <w:kern w:val="0"/>
            <w:szCs w:val="21"/>
          </w:rPr>
          <w:t>）</w:t>
        </w:r>
        <w:r>
          <w:rPr>
            <w:rFonts w:ascii="Times New Roman" w:eastAsiaTheme="majorEastAsia" w:hAnsi="Times New Roman" w:hint="eastAsia"/>
            <w:kern w:val="0"/>
            <w:szCs w:val="21"/>
          </w:rPr>
          <w:t>Fig</w:t>
        </w:r>
        <w:r>
          <w:rPr>
            <w:rFonts w:ascii="Times New Roman" w:eastAsiaTheme="majorEastAsia" w:hAnsi="Times New Roman"/>
            <w:kern w:val="0"/>
            <w:szCs w:val="21"/>
          </w:rPr>
          <w:t>.2 …….</w:t>
        </w:r>
      </w:ins>
    </w:p>
    <w:p w14:paraId="0B820E00" w14:textId="63C91522" w:rsidR="007B791B" w:rsidRPr="00BD0454" w:rsidRDefault="00094C30" w:rsidP="00BD0454">
      <w:pPr>
        <w:autoSpaceDE w:val="0"/>
        <w:autoSpaceDN w:val="0"/>
        <w:adjustRightInd w:val="0"/>
        <w:spacing w:line="360" w:lineRule="auto"/>
        <w:ind w:firstLineChars="200" w:firstLine="420"/>
        <w:jc w:val="left"/>
        <w:rPr>
          <w:rFonts w:ascii="Times New Roman" w:eastAsiaTheme="majorEastAsia" w:hAnsi="Times New Roman"/>
          <w:szCs w:val="21"/>
        </w:rPr>
      </w:pPr>
      <w:r w:rsidRPr="00FC1BD9">
        <w:rPr>
          <w:rFonts w:ascii="Times New Roman" w:eastAsiaTheme="majorEastAsia" w:hAnsi="Times New Roman"/>
          <w:szCs w:val="21"/>
        </w:rPr>
        <w:t>常用的</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模型如表</w:t>
      </w:r>
      <w:r w:rsidRPr="00FC1BD9">
        <w:rPr>
          <w:rFonts w:ascii="Times New Roman" w:eastAsiaTheme="majorEastAsia" w:hAnsi="Times New Roman"/>
          <w:szCs w:val="21"/>
        </w:rPr>
        <w:t>1</w:t>
      </w:r>
      <w:r w:rsidRPr="00FC1BD9">
        <w:rPr>
          <w:rFonts w:ascii="Times New Roman" w:eastAsiaTheme="majorEastAsia" w:hAnsi="Times New Roman"/>
          <w:szCs w:val="21"/>
        </w:rPr>
        <w:t>所示，它们有着不同的准确度</w:t>
      </w:r>
      <w:del w:id="120" w:author="shihw" w:date="2020-08-12T11:41:00Z">
        <w:r w:rsidRPr="00FC1BD9" w:rsidDel="00033219">
          <w:rPr>
            <w:rFonts w:ascii="Times New Roman" w:eastAsiaTheme="majorEastAsia" w:hAnsi="Times New Roman"/>
            <w:szCs w:val="21"/>
          </w:rPr>
          <w:delText>m</w:delText>
        </w:r>
      </w:del>
      <w:ins w:id="121" w:author="shihw" w:date="2020-08-12T11:41:00Z">
        <w:r w:rsidR="00033219">
          <w:rPr>
            <w:rFonts w:ascii="Times New Roman" w:eastAsiaTheme="majorEastAsia" w:hAnsi="Times New Roman"/>
            <w:szCs w:val="21"/>
          </w:rPr>
          <w:t>M</w:t>
        </w:r>
      </w:ins>
      <w:r w:rsidRPr="00FC1BD9">
        <w:rPr>
          <w:rFonts w:ascii="Times New Roman" w:eastAsiaTheme="majorEastAsia" w:hAnsi="Times New Roman"/>
          <w:szCs w:val="21"/>
        </w:rPr>
        <w:t>AP</w:t>
      </w:r>
      <w:r w:rsidR="000E497F">
        <w:rPr>
          <w:rFonts w:ascii="Times New Roman" w:eastAsiaTheme="majorEastAsia" w:hAnsi="Times New Roman" w:hint="eastAsia"/>
          <w:szCs w:val="21"/>
        </w:rPr>
        <w:t>（</w:t>
      </w:r>
      <w:r w:rsidR="000E497F" w:rsidRPr="000E497F">
        <w:rPr>
          <w:rFonts w:ascii="Times New Roman" w:eastAsiaTheme="majorEastAsia" w:hAnsi="Times New Roman"/>
          <w:szCs w:val="21"/>
        </w:rPr>
        <w:t>mean average precision</w:t>
      </w:r>
      <w:r w:rsidR="000E497F">
        <w:rPr>
          <w:rFonts w:ascii="Times New Roman" w:eastAsiaTheme="majorEastAsia" w:hAnsi="Times New Roman" w:hint="eastAsia"/>
          <w:szCs w:val="21"/>
        </w:rPr>
        <w:t>）</w:t>
      </w:r>
      <w:r w:rsidRPr="00FC1BD9">
        <w:rPr>
          <w:rFonts w:ascii="Times New Roman" w:eastAsiaTheme="majorEastAsia" w:hAnsi="Times New Roman"/>
          <w:szCs w:val="21"/>
        </w:rPr>
        <w:t>和检测速度</w:t>
      </w:r>
      <w:r w:rsidRPr="00FC1BD9">
        <w:rPr>
          <w:rFonts w:ascii="Times New Roman" w:eastAsiaTheme="majorEastAsia" w:hAnsi="Times New Roman"/>
          <w:szCs w:val="21"/>
        </w:rPr>
        <w:t>FPS</w:t>
      </w:r>
      <w:r w:rsidR="007B791B">
        <w:rPr>
          <w:rFonts w:ascii="Times New Roman" w:eastAsiaTheme="majorEastAsia" w:hAnsi="Times New Roman" w:hint="eastAsia"/>
          <w:szCs w:val="21"/>
        </w:rPr>
        <w:t>（</w:t>
      </w:r>
      <w:r w:rsidR="007B791B" w:rsidRPr="007B791B">
        <w:rPr>
          <w:rFonts w:ascii="Times New Roman" w:eastAsiaTheme="majorEastAsia" w:hAnsi="Times New Roman"/>
          <w:szCs w:val="21"/>
        </w:rPr>
        <w:t>Frames Per Second</w:t>
      </w:r>
      <w:r w:rsidR="007B791B">
        <w:rPr>
          <w:rFonts w:ascii="Times New Roman" w:eastAsiaTheme="majorEastAsia" w:hAnsi="Times New Roman" w:hint="eastAsia"/>
          <w:szCs w:val="21"/>
        </w:rPr>
        <w:t>）</w:t>
      </w:r>
      <w:r w:rsidRPr="00FC1BD9">
        <w:rPr>
          <w:rFonts w:ascii="Times New Roman" w:eastAsiaTheme="majorEastAsia" w:hAnsi="Times New Roman"/>
          <w:szCs w:val="21"/>
        </w:rPr>
        <w:t>。大体而言，准确度越高，则检测速度相对越慢。综合考虑准确度和检测速度的影响，我们选择</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-416</w:t>
      </w:r>
      <w:r w:rsidRPr="00FC1BD9">
        <w:rPr>
          <w:rFonts w:ascii="Times New Roman" w:eastAsiaTheme="majorEastAsia" w:hAnsi="Times New Roman"/>
          <w:szCs w:val="21"/>
        </w:rPr>
        <w:t>作为</w:t>
      </w:r>
      <w:r w:rsidR="00294361" w:rsidRPr="00FC1BD9">
        <w:rPr>
          <w:rFonts w:ascii="Times New Roman" w:eastAsiaTheme="majorEastAsia" w:hAnsi="Times New Roman"/>
          <w:szCs w:val="21"/>
        </w:rPr>
        <w:t>本文的</w:t>
      </w:r>
      <w:r w:rsidRPr="00FC1BD9">
        <w:rPr>
          <w:rFonts w:ascii="Times New Roman" w:eastAsiaTheme="majorEastAsia" w:hAnsi="Times New Roman"/>
          <w:szCs w:val="21"/>
        </w:rPr>
        <w:t>目标检测模型，它使用</w:t>
      </w:r>
      <w:r w:rsidRPr="00FC1BD9">
        <w:rPr>
          <w:rFonts w:ascii="Times New Roman" w:eastAsiaTheme="majorEastAsia" w:hAnsi="Times New Roman"/>
          <w:szCs w:val="21"/>
        </w:rPr>
        <w:t>COCO</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8</w:t>
      </w:r>
      <w:r w:rsidR="00961DCA" w:rsidRPr="00FC1BD9">
        <w:rPr>
          <w:rFonts w:ascii="Times New Roman" w:eastAsiaTheme="majorEastAsia" w:hAnsi="Times New Roman"/>
          <w:kern w:val="0"/>
          <w:szCs w:val="21"/>
          <w:vertAlign w:val="superscript"/>
        </w:rPr>
        <w:t>]</w:t>
      </w:r>
      <w:r w:rsidR="000E497F">
        <w:rPr>
          <w:rFonts w:ascii="Times New Roman" w:eastAsiaTheme="majorEastAsia" w:hAnsi="Times New Roman" w:hint="eastAsia"/>
          <w:szCs w:val="21"/>
        </w:rPr>
        <w:t>（</w:t>
      </w:r>
      <w:r w:rsidR="000E497F" w:rsidRPr="00FC1BD9">
        <w:rPr>
          <w:rFonts w:ascii="Times New Roman" w:eastAsiaTheme="majorEastAsia" w:hAnsi="Times New Roman"/>
          <w:kern w:val="0"/>
          <w:szCs w:val="21"/>
        </w:rPr>
        <w:t xml:space="preserve">Common </w:t>
      </w:r>
      <w:r w:rsidR="000E497F">
        <w:rPr>
          <w:rFonts w:ascii="Times New Roman" w:eastAsiaTheme="majorEastAsia" w:hAnsi="Times New Roman"/>
          <w:kern w:val="0"/>
          <w:szCs w:val="21"/>
        </w:rPr>
        <w:t>O</w:t>
      </w:r>
      <w:r w:rsidR="000E497F" w:rsidRPr="00FC1BD9">
        <w:rPr>
          <w:rFonts w:ascii="Times New Roman" w:eastAsiaTheme="majorEastAsia" w:hAnsi="Times New Roman"/>
          <w:kern w:val="0"/>
          <w:szCs w:val="21"/>
        </w:rPr>
        <w:t xml:space="preserve">bjects in </w:t>
      </w:r>
      <w:r w:rsidR="000E497F">
        <w:rPr>
          <w:rFonts w:ascii="Times New Roman" w:eastAsiaTheme="majorEastAsia" w:hAnsi="Times New Roman"/>
          <w:kern w:val="0"/>
          <w:szCs w:val="21"/>
        </w:rPr>
        <w:t>C</w:t>
      </w:r>
      <w:r w:rsidR="000E497F" w:rsidRPr="00FC1BD9">
        <w:rPr>
          <w:rFonts w:ascii="Times New Roman" w:eastAsiaTheme="majorEastAsia" w:hAnsi="Times New Roman"/>
          <w:kern w:val="0"/>
          <w:szCs w:val="21"/>
        </w:rPr>
        <w:t>ontext</w:t>
      </w:r>
      <w:r w:rsidR="000E497F">
        <w:rPr>
          <w:rFonts w:ascii="Times New Roman" w:eastAsiaTheme="majorEastAsia" w:hAnsi="Times New Roman" w:hint="eastAsia"/>
          <w:szCs w:val="21"/>
        </w:rPr>
        <w:t>）</w:t>
      </w:r>
      <w:r w:rsidR="000E497F" w:rsidRPr="00FC1BD9">
        <w:rPr>
          <w:rFonts w:ascii="Times New Roman" w:eastAsiaTheme="majorEastAsia" w:hAnsi="Times New Roman"/>
          <w:szCs w:val="21"/>
        </w:rPr>
        <w:t>作</w:t>
      </w:r>
      <w:r w:rsidRPr="00FC1BD9">
        <w:rPr>
          <w:rFonts w:ascii="Times New Roman" w:eastAsiaTheme="majorEastAsia" w:hAnsi="Times New Roman"/>
          <w:szCs w:val="21"/>
        </w:rPr>
        <w:t>为训练数据集，具备飞机、行人、汽车、交通灯、鸟类等</w:t>
      </w:r>
      <w:r w:rsidRPr="00FC1BD9">
        <w:rPr>
          <w:rFonts w:ascii="Times New Roman" w:eastAsiaTheme="majorEastAsia" w:hAnsi="Times New Roman"/>
          <w:szCs w:val="21"/>
        </w:rPr>
        <w:t>80</w:t>
      </w:r>
      <w:r w:rsidRPr="00FC1BD9">
        <w:rPr>
          <w:rFonts w:ascii="Times New Roman" w:eastAsiaTheme="majorEastAsia" w:hAnsi="Times New Roman"/>
          <w:szCs w:val="21"/>
        </w:rPr>
        <w:t>个类别障碍物的检测识别能力</w:t>
      </w:r>
      <w:r w:rsidR="00F4042A">
        <w:rPr>
          <w:rFonts w:ascii="Times New Roman" w:eastAsiaTheme="majorEastAsia" w:hAnsi="Times New Roman" w:hint="eastAsia"/>
          <w:szCs w:val="21"/>
        </w:rPr>
        <w:t>（见图</w:t>
      </w:r>
      <w:r w:rsidR="00BD0454">
        <w:rPr>
          <w:rFonts w:ascii="Times New Roman" w:eastAsiaTheme="majorEastAsia" w:hAnsi="Times New Roman"/>
          <w:szCs w:val="21"/>
        </w:rPr>
        <w:t>3</w:t>
      </w:r>
      <w:r w:rsidR="00F4042A">
        <w:rPr>
          <w:rFonts w:ascii="Times New Roman" w:eastAsiaTheme="majorEastAsia" w:hAnsi="Times New Roman" w:hint="eastAsia"/>
          <w:szCs w:val="21"/>
        </w:rPr>
        <w:t>）</w:t>
      </w:r>
      <w:r w:rsidRPr="00FC1BD9">
        <w:rPr>
          <w:rFonts w:ascii="Times New Roman" w:eastAsiaTheme="majorEastAsia" w:hAnsi="Times New Roman"/>
          <w:szCs w:val="21"/>
        </w:rPr>
        <w:t>。</w:t>
      </w:r>
    </w:p>
    <w:p w14:paraId="2D6A57D7" w14:textId="716ED151" w:rsidR="00294361" w:rsidRDefault="00294361" w:rsidP="00711285">
      <w:pPr>
        <w:autoSpaceDE w:val="0"/>
        <w:autoSpaceDN w:val="0"/>
        <w:adjustRightInd w:val="0"/>
        <w:spacing w:line="360" w:lineRule="auto"/>
        <w:ind w:firstLineChars="200" w:firstLine="420"/>
        <w:jc w:val="center"/>
        <w:rPr>
          <w:ins w:id="122" w:author="shihw" w:date="2020-08-12T10:41:00Z"/>
          <w:rFonts w:ascii="Times New Roman" w:eastAsiaTheme="majorEastAsia" w:hAnsi="Times New Roman"/>
          <w:szCs w:val="21"/>
        </w:rPr>
      </w:pPr>
      <w:r w:rsidRPr="00FC1BD9">
        <w:rPr>
          <w:rFonts w:ascii="Times New Roman" w:eastAsiaTheme="majorEastAsia" w:hAnsi="Times New Roman"/>
          <w:szCs w:val="21"/>
        </w:rPr>
        <w:t>表</w:t>
      </w:r>
      <w:r w:rsidRPr="00FC1BD9">
        <w:rPr>
          <w:rFonts w:ascii="Times New Roman" w:eastAsiaTheme="majorEastAsia" w:hAnsi="Times New Roman"/>
          <w:szCs w:val="21"/>
        </w:rPr>
        <w:t xml:space="preserve">1 </w:t>
      </w:r>
      <w:r w:rsidRPr="00FC1BD9">
        <w:rPr>
          <w:rFonts w:ascii="Times New Roman" w:eastAsiaTheme="majorEastAsia" w:hAnsi="Times New Roman"/>
          <w:szCs w:val="21"/>
        </w:rPr>
        <w:t>常用</w:t>
      </w:r>
      <w:r w:rsidRPr="00FC1BD9">
        <w:rPr>
          <w:rFonts w:ascii="Times New Roman" w:eastAsiaTheme="majorEastAsia" w:hAnsi="Times New Roman"/>
          <w:szCs w:val="21"/>
        </w:rPr>
        <w:t>YOLOv4</w:t>
      </w:r>
      <w:r w:rsidRPr="00FC1BD9">
        <w:rPr>
          <w:rFonts w:ascii="Times New Roman" w:eastAsiaTheme="majorEastAsia" w:hAnsi="Times New Roman"/>
          <w:szCs w:val="21"/>
        </w:rPr>
        <w:t>模型</w:t>
      </w:r>
    </w:p>
    <w:p w14:paraId="4361143A" w14:textId="1C26C62D" w:rsidR="00D0498C" w:rsidRPr="00FC1BD9" w:rsidRDefault="00D0498C" w:rsidP="00711285">
      <w:pPr>
        <w:autoSpaceDE w:val="0"/>
        <w:autoSpaceDN w:val="0"/>
        <w:adjustRightInd w:val="0"/>
        <w:spacing w:line="360" w:lineRule="auto"/>
        <w:ind w:firstLineChars="200" w:firstLine="420"/>
        <w:jc w:val="center"/>
        <w:rPr>
          <w:rFonts w:ascii="Times New Roman" w:eastAsiaTheme="majorEastAsia" w:hAnsi="Times New Roman" w:hint="eastAsia"/>
          <w:szCs w:val="21"/>
        </w:rPr>
      </w:pPr>
      <w:ins w:id="123" w:author="shihw" w:date="2020-08-12T10:41:00Z">
        <w:r>
          <w:rPr>
            <w:rFonts w:ascii="Times New Roman" w:eastAsiaTheme="majorEastAsia" w:hAnsi="Times New Roman" w:hint="eastAsia"/>
            <w:szCs w:val="21"/>
          </w:rPr>
          <w:t>T</w:t>
        </w:r>
        <w:r>
          <w:rPr>
            <w:rFonts w:ascii="Times New Roman" w:eastAsiaTheme="majorEastAsia" w:hAnsi="Times New Roman"/>
            <w:szCs w:val="21"/>
          </w:rPr>
          <w:t>able</w:t>
        </w:r>
      </w:ins>
      <w:ins w:id="124" w:author="shihw" w:date="2020-08-12T10:43:00Z">
        <w:r>
          <w:rPr>
            <w:rFonts w:ascii="Times New Roman" w:eastAsiaTheme="majorEastAsia" w:hAnsi="Times New Roman"/>
            <w:szCs w:val="21"/>
          </w:rPr>
          <w:t xml:space="preserve">1. </w:t>
        </w:r>
      </w:ins>
      <w:ins w:id="125" w:author="shihw" w:date="2020-08-12T10:41:00Z">
        <w:r>
          <w:rPr>
            <w:rFonts w:ascii="Times New Roman" w:eastAsiaTheme="majorEastAsia" w:hAnsi="Times New Roman"/>
            <w:szCs w:val="21"/>
          </w:rPr>
          <w:t xml:space="preserve"> </w:t>
        </w:r>
      </w:ins>
    </w:p>
    <w:tbl>
      <w:tblPr>
        <w:tblStyle w:val="af0"/>
        <w:tblW w:w="0" w:type="auto"/>
        <w:tblLook w:val="04A0" w:firstRow="1" w:lastRow="0" w:firstColumn="1" w:lastColumn="0" w:noHBand="0" w:noVBand="1"/>
      </w:tblPr>
      <w:tblGrid>
        <w:gridCol w:w="817"/>
        <w:gridCol w:w="1559"/>
        <w:gridCol w:w="1134"/>
        <w:gridCol w:w="993"/>
        <w:gridCol w:w="1984"/>
        <w:gridCol w:w="2035"/>
      </w:tblGrid>
      <w:tr w:rsidR="00961DCA" w:rsidRPr="00FC1BD9" w14:paraId="39EFF104" w14:textId="77777777" w:rsidTr="007538A4">
        <w:tc>
          <w:tcPr>
            <w:tcW w:w="817" w:type="dxa"/>
          </w:tcPr>
          <w:p w14:paraId="62709E55" w14:textId="4F5CDAE3"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序号</w:t>
            </w:r>
          </w:p>
        </w:tc>
        <w:tc>
          <w:tcPr>
            <w:tcW w:w="1559" w:type="dxa"/>
          </w:tcPr>
          <w:p w14:paraId="157700FE" w14:textId="752E1803"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模型名称</w:t>
            </w:r>
          </w:p>
        </w:tc>
        <w:tc>
          <w:tcPr>
            <w:tcW w:w="1134" w:type="dxa"/>
          </w:tcPr>
          <w:p w14:paraId="116DC926" w14:textId="5B7D7607"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训练数据</w:t>
            </w:r>
          </w:p>
        </w:tc>
        <w:tc>
          <w:tcPr>
            <w:tcW w:w="993" w:type="dxa"/>
          </w:tcPr>
          <w:p w14:paraId="3BCA651C" w14:textId="62537F63" w:rsidR="002B58DF" w:rsidRPr="00F4042A" w:rsidRDefault="002B58DF" w:rsidP="00711285">
            <w:pPr>
              <w:spacing w:line="360" w:lineRule="auto"/>
              <w:jc w:val="center"/>
              <w:rPr>
                <w:rFonts w:ascii="Times New Roman" w:eastAsiaTheme="majorEastAsia" w:hAnsi="Times New Roman" w:cs="Times New Roman"/>
                <w:b/>
                <w:bCs/>
                <w:szCs w:val="21"/>
              </w:rPr>
            </w:pPr>
            <w:proofErr w:type="spellStart"/>
            <w:r w:rsidRPr="00F4042A">
              <w:rPr>
                <w:rFonts w:ascii="Times New Roman" w:eastAsiaTheme="majorEastAsia" w:hAnsi="Times New Roman" w:cs="Times New Roman"/>
                <w:b/>
                <w:bCs/>
                <w:szCs w:val="21"/>
              </w:rPr>
              <w:t>mAP</w:t>
            </w:r>
            <w:proofErr w:type="spellEnd"/>
          </w:p>
        </w:tc>
        <w:tc>
          <w:tcPr>
            <w:tcW w:w="1984" w:type="dxa"/>
          </w:tcPr>
          <w:p w14:paraId="5E95C6C0" w14:textId="35A36E26"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FLOPS</w:t>
            </w:r>
          </w:p>
        </w:tc>
        <w:tc>
          <w:tcPr>
            <w:tcW w:w="2035" w:type="dxa"/>
          </w:tcPr>
          <w:p w14:paraId="32F69CF3" w14:textId="3A0EC255" w:rsidR="007538A4"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FPS</w:t>
            </w:r>
            <w:r w:rsidR="007538A4" w:rsidRPr="00F4042A">
              <w:rPr>
                <w:rFonts w:ascii="Times New Roman" w:eastAsiaTheme="majorEastAsia" w:hAnsi="Times New Roman" w:cs="Times New Roman"/>
                <w:b/>
                <w:bCs/>
                <w:szCs w:val="21"/>
              </w:rPr>
              <w:t>（</w:t>
            </w:r>
            <w:r w:rsidR="007538A4" w:rsidRPr="00F4042A">
              <w:rPr>
                <w:rFonts w:ascii="Times New Roman" w:eastAsiaTheme="majorEastAsia" w:hAnsi="Times New Roman" w:cs="Times New Roman"/>
                <w:b/>
                <w:bCs/>
                <w:szCs w:val="21"/>
                <w:shd w:val="clear" w:color="auto" w:fill="FFFFFF"/>
              </w:rPr>
              <w:t>RTX 2070</w:t>
            </w:r>
            <w:r w:rsidR="007538A4" w:rsidRPr="00F4042A">
              <w:rPr>
                <w:rFonts w:ascii="Times New Roman" w:eastAsiaTheme="majorEastAsia" w:hAnsi="Times New Roman" w:cs="Times New Roman"/>
                <w:b/>
                <w:bCs/>
                <w:szCs w:val="21"/>
              </w:rPr>
              <w:t>）</w:t>
            </w:r>
          </w:p>
        </w:tc>
      </w:tr>
      <w:tr w:rsidR="00961DCA" w:rsidRPr="00FC1BD9" w14:paraId="07743D06" w14:textId="77777777" w:rsidTr="007538A4">
        <w:tc>
          <w:tcPr>
            <w:tcW w:w="817" w:type="dxa"/>
          </w:tcPr>
          <w:p w14:paraId="44FDFF05" w14:textId="701CC75B"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w:t>
            </w:r>
          </w:p>
        </w:tc>
        <w:tc>
          <w:tcPr>
            <w:tcW w:w="1559" w:type="dxa"/>
          </w:tcPr>
          <w:p w14:paraId="5F2D311D" w14:textId="3057F201" w:rsidR="002B58DF" w:rsidRPr="00FC1BD9" w:rsidRDefault="004D04E3"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w:t>
            </w:r>
            <w:r w:rsidR="0039045B" w:rsidRPr="00FC1BD9">
              <w:rPr>
                <w:rFonts w:ascii="Times New Roman" w:eastAsiaTheme="majorEastAsia" w:hAnsi="Times New Roman" w:cs="Times New Roman"/>
                <w:szCs w:val="21"/>
              </w:rPr>
              <w:t>v</w:t>
            </w:r>
            <w:r w:rsidRPr="00FC1BD9">
              <w:rPr>
                <w:rFonts w:ascii="Times New Roman" w:eastAsiaTheme="majorEastAsia" w:hAnsi="Times New Roman" w:cs="Times New Roman"/>
                <w:szCs w:val="21"/>
              </w:rPr>
              <w:t>4</w:t>
            </w:r>
            <w:r w:rsidR="002B58DF" w:rsidRPr="00FC1BD9">
              <w:rPr>
                <w:rFonts w:ascii="Times New Roman" w:eastAsiaTheme="majorEastAsia" w:hAnsi="Times New Roman" w:cs="Times New Roman"/>
                <w:szCs w:val="21"/>
              </w:rPr>
              <w:t>-320</w:t>
            </w:r>
          </w:p>
        </w:tc>
        <w:tc>
          <w:tcPr>
            <w:tcW w:w="1134" w:type="dxa"/>
          </w:tcPr>
          <w:p w14:paraId="63C21E9E" w14:textId="68E64071"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291D819F" w14:textId="37D4D76D"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60%</w:t>
            </w:r>
          </w:p>
        </w:tc>
        <w:tc>
          <w:tcPr>
            <w:tcW w:w="1984" w:type="dxa"/>
          </w:tcPr>
          <w:p w14:paraId="6C026BA7" w14:textId="21FC0AE8"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35.5</w:t>
            </w:r>
            <w:r w:rsidR="002B58DF" w:rsidRPr="00FC1BD9">
              <w:rPr>
                <w:rFonts w:ascii="Times New Roman" w:eastAsiaTheme="majorEastAsia" w:hAnsi="Times New Roman" w:cs="Times New Roman"/>
                <w:szCs w:val="21"/>
              </w:rPr>
              <w:t>Bn</w:t>
            </w:r>
          </w:p>
        </w:tc>
        <w:tc>
          <w:tcPr>
            <w:tcW w:w="2035" w:type="dxa"/>
          </w:tcPr>
          <w:p w14:paraId="33E8DD08" w14:textId="47FBD069"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w:t>
            </w:r>
          </w:p>
        </w:tc>
      </w:tr>
      <w:tr w:rsidR="00961DCA" w:rsidRPr="00FC1BD9" w14:paraId="113C3E74" w14:textId="77777777" w:rsidTr="007538A4">
        <w:tc>
          <w:tcPr>
            <w:tcW w:w="817" w:type="dxa"/>
          </w:tcPr>
          <w:p w14:paraId="1155BCBD" w14:textId="1B18E858"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w:t>
            </w:r>
          </w:p>
        </w:tc>
        <w:tc>
          <w:tcPr>
            <w:tcW w:w="1559" w:type="dxa"/>
          </w:tcPr>
          <w:p w14:paraId="213662EC" w14:textId="4A73E1DE" w:rsidR="002B58DF" w:rsidRPr="00FC1BD9" w:rsidRDefault="004D04E3"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w:t>
            </w:r>
            <w:r w:rsidR="0039045B" w:rsidRPr="00FC1BD9">
              <w:rPr>
                <w:rFonts w:ascii="Times New Roman" w:eastAsiaTheme="majorEastAsia" w:hAnsi="Times New Roman" w:cs="Times New Roman"/>
                <w:szCs w:val="21"/>
              </w:rPr>
              <w:t>v</w:t>
            </w:r>
            <w:r w:rsidRPr="00FC1BD9">
              <w:rPr>
                <w:rFonts w:ascii="Times New Roman" w:eastAsiaTheme="majorEastAsia" w:hAnsi="Times New Roman" w:cs="Times New Roman"/>
                <w:szCs w:val="21"/>
              </w:rPr>
              <w:t>4</w:t>
            </w:r>
            <w:r w:rsidR="002B58DF" w:rsidRPr="00FC1BD9">
              <w:rPr>
                <w:rFonts w:ascii="Times New Roman" w:eastAsiaTheme="majorEastAsia" w:hAnsi="Times New Roman" w:cs="Times New Roman"/>
                <w:szCs w:val="21"/>
              </w:rPr>
              <w:t>-416</w:t>
            </w:r>
          </w:p>
        </w:tc>
        <w:tc>
          <w:tcPr>
            <w:tcW w:w="1134" w:type="dxa"/>
          </w:tcPr>
          <w:p w14:paraId="3E7DBD6B" w14:textId="17837711"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78D888DC" w14:textId="79CEBF17"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62.8%</w:t>
            </w:r>
          </w:p>
        </w:tc>
        <w:tc>
          <w:tcPr>
            <w:tcW w:w="1984" w:type="dxa"/>
          </w:tcPr>
          <w:p w14:paraId="26075BB5" w14:textId="3C9B489E"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60.1</w:t>
            </w:r>
            <w:r w:rsidR="002B58DF" w:rsidRPr="00FC1BD9">
              <w:rPr>
                <w:rFonts w:ascii="Times New Roman" w:eastAsiaTheme="majorEastAsia" w:hAnsi="Times New Roman" w:cs="Times New Roman"/>
                <w:szCs w:val="21"/>
              </w:rPr>
              <w:t xml:space="preserve"> Bn</w:t>
            </w:r>
          </w:p>
        </w:tc>
        <w:tc>
          <w:tcPr>
            <w:tcW w:w="2035" w:type="dxa"/>
          </w:tcPr>
          <w:p w14:paraId="0355E4EE" w14:textId="3B4807B2"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55</w:t>
            </w:r>
          </w:p>
        </w:tc>
      </w:tr>
      <w:tr w:rsidR="00961DCA" w:rsidRPr="00FC1BD9" w14:paraId="36860420" w14:textId="77777777" w:rsidTr="007538A4">
        <w:tc>
          <w:tcPr>
            <w:tcW w:w="817" w:type="dxa"/>
          </w:tcPr>
          <w:p w14:paraId="4F34A043" w14:textId="25963C3B"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3</w:t>
            </w:r>
          </w:p>
        </w:tc>
        <w:tc>
          <w:tcPr>
            <w:tcW w:w="1559" w:type="dxa"/>
          </w:tcPr>
          <w:p w14:paraId="30F5060E" w14:textId="169DD754" w:rsidR="002B58DF" w:rsidRPr="00FC1BD9" w:rsidRDefault="004D04E3"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w:t>
            </w:r>
            <w:r w:rsidR="0039045B" w:rsidRPr="00FC1BD9">
              <w:rPr>
                <w:rFonts w:ascii="Times New Roman" w:eastAsiaTheme="majorEastAsia" w:hAnsi="Times New Roman" w:cs="Times New Roman"/>
                <w:szCs w:val="21"/>
              </w:rPr>
              <w:t>v</w:t>
            </w:r>
            <w:r w:rsidRPr="00FC1BD9">
              <w:rPr>
                <w:rFonts w:ascii="Times New Roman" w:eastAsiaTheme="majorEastAsia" w:hAnsi="Times New Roman" w:cs="Times New Roman"/>
                <w:szCs w:val="21"/>
              </w:rPr>
              <w:t>4</w:t>
            </w:r>
            <w:r w:rsidR="002B58DF" w:rsidRPr="00FC1BD9">
              <w:rPr>
                <w:rFonts w:ascii="Times New Roman" w:eastAsiaTheme="majorEastAsia" w:hAnsi="Times New Roman" w:cs="Times New Roman"/>
                <w:szCs w:val="21"/>
              </w:rPr>
              <w:t>-</w:t>
            </w:r>
            <w:r w:rsidR="0039045B" w:rsidRPr="00FC1BD9">
              <w:rPr>
                <w:rFonts w:ascii="Times New Roman" w:eastAsiaTheme="majorEastAsia" w:hAnsi="Times New Roman" w:cs="Times New Roman"/>
                <w:szCs w:val="21"/>
              </w:rPr>
              <w:t>512</w:t>
            </w:r>
          </w:p>
        </w:tc>
        <w:tc>
          <w:tcPr>
            <w:tcW w:w="1134" w:type="dxa"/>
          </w:tcPr>
          <w:p w14:paraId="42F60726" w14:textId="78D6663F"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737D2241" w14:textId="0B85D6AF"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64.9%</w:t>
            </w:r>
          </w:p>
        </w:tc>
        <w:tc>
          <w:tcPr>
            <w:tcW w:w="1984" w:type="dxa"/>
          </w:tcPr>
          <w:p w14:paraId="22981592" w14:textId="3E269D76"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91.1</w:t>
            </w:r>
            <w:r w:rsidR="002B58DF" w:rsidRPr="00FC1BD9">
              <w:rPr>
                <w:rFonts w:ascii="Times New Roman" w:eastAsiaTheme="majorEastAsia" w:hAnsi="Times New Roman" w:cs="Times New Roman"/>
                <w:szCs w:val="21"/>
              </w:rPr>
              <w:t>Bn</w:t>
            </w:r>
          </w:p>
        </w:tc>
        <w:tc>
          <w:tcPr>
            <w:tcW w:w="2035" w:type="dxa"/>
          </w:tcPr>
          <w:p w14:paraId="3F80428D" w14:textId="488506F6"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45</w:t>
            </w:r>
          </w:p>
        </w:tc>
      </w:tr>
      <w:tr w:rsidR="00FC1BD9" w:rsidRPr="00FC1BD9" w14:paraId="30DBFD43" w14:textId="77777777" w:rsidTr="007538A4">
        <w:tc>
          <w:tcPr>
            <w:tcW w:w="817" w:type="dxa"/>
          </w:tcPr>
          <w:p w14:paraId="4E58FE7D" w14:textId="0F91691F" w:rsidR="0039045B" w:rsidRPr="00FC1BD9" w:rsidRDefault="0039045B"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w:t>
            </w:r>
          </w:p>
        </w:tc>
        <w:tc>
          <w:tcPr>
            <w:tcW w:w="1559" w:type="dxa"/>
          </w:tcPr>
          <w:p w14:paraId="4727EA76" w14:textId="2F4280CC" w:rsidR="0039045B" w:rsidRPr="00FC1BD9" w:rsidRDefault="0039045B"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YOLOv4-608</w:t>
            </w:r>
          </w:p>
        </w:tc>
        <w:tc>
          <w:tcPr>
            <w:tcW w:w="1134" w:type="dxa"/>
          </w:tcPr>
          <w:p w14:paraId="615A7DAB" w14:textId="1CC99AE5" w:rsidR="0039045B" w:rsidRPr="00FC1BD9" w:rsidRDefault="0039045B"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6793E9ED" w14:textId="2889BED5" w:rsidR="0039045B"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65.7%</w:t>
            </w:r>
          </w:p>
        </w:tc>
        <w:tc>
          <w:tcPr>
            <w:tcW w:w="1984" w:type="dxa"/>
          </w:tcPr>
          <w:p w14:paraId="30821D03" w14:textId="7BE742D0" w:rsidR="0039045B"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128.5</w:t>
            </w:r>
            <w:r w:rsidR="0039045B" w:rsidRPr="00FC1BD9">
              <w:rPr>
                <w:rFonts w:ascii="Times New Roman" w:eastAsiaTheme="majorEastAsia" w:hAnsi="Times New Roman" w:cs="Times New Roman"/>
                <w:szCs w:val="21"/>
              </w:rPr>
              <w:t>Bn</w:t>
            </w:r>
          </w:p>
        </w:tc>
        <w:tc>
          <w:tcPr>
            <w:tcW w:w="2035" w:type="dxa"/>
          </w:tcPr>
          <w:p w14:paraId="0A9FD5DC" w14:textId="76A7396C" w:rsidR="0039045B"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34</w:t>
            </w:r>
          </w:p>
        </w:tc>
      </w:tr>
    </w:tbl>
    <w:p w14:paraId="2ED09ED0" w14:textId="7717F575" w:rsidR="00706DDA" w:rsidRPr="00FC1BD9" w:rsidRDefault="00706DDA" w:rsidP="00711285">
      <w:pPr>
        <w:spacing w:line="360" w:lineRule="auto"/>
        <w:ind w:firstLine="420"/>
        <w:jc w:val="left"/>
        <w:rPr>
          <w:rFonts w:ascii="Times New Roman" w:eastAsiaTheme="majorEastAsia" w:hAnsi="Times New Roman"/>
          <w:szCs w:val="21"/>
        </w:rPr>
      </w:pPr>
    </w:p>
    <w:p w14:paraId="6D307F70" w14:textId="77DFB0B4" w:rsidR="000B29D2" w:rsidRPr="00FC1BD9" w:rsidRDefault="0007021C" w:rsidP="00711285">
      <w:pPr>
        <w:spacing w:line="360" w:lineRule="auto"/>
        <w:ind w:firstLine="420"/>
        <w:jc w:val="center"/>
        <w:rPr>
          <w:rFonts w:ascii="Times New Roman" w:eastAsiaTheme="majorEastAsia" w:hAnsi="Times New Roman"/>
          <w:szCs w:val="21"/>
        </w:rPr>
      </w:pPr>
      <w:r>
        <w:rPr>
          <w:rFonts w:ascii="Times New Roman" w:eastAsiaTheme="majorEastAsia" w:hAnsi="Times New Roman"/>
          <w:noProof/>
          <w:szCs w:val="21"/>
        </w:rPr>
        <w:drawing>
          <wp:inline distT="0" distB="0" distL="0" distR="0" wp14:anchorId="5B8AD3CA" wp14:editId="18DE3CDD">
            <wp:extent cx="1800000" cy="10722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1072285"/>
                    </a:xfrm>
                    <a:prstGeom prst="rect">
                      <a:avLst/>
                    </a:prstGeom>
                  </pic:spPr>
                </pic:pic>
              </a:graphicData>
            </a:graphic>
          </wp:inline>
        </w:drawing>
      </w:r>
      <w:r w:rsidR="0025054D" w:rsidRPr="00FC1BD9">
        <w:rPr>
          <w:rFonts w:ascii="Times New Roman" w:eastAsiaTheme="majorEastAsia" w:hAnsi="Times New Roman"/>
          <w:szCs w:val="21"/>
        </w:rPr>
        <w:t xml:space="preserve"> </w:t>
      </w:r>
      <w:r w:rsidR="0025054D" w:rsidRPr="00FC1BD9">
        <w:rPr>
          <w:rFonts w:ascii="Times New Roman" w:eastAsiaTheme="majorEastAsia" w:hAnsi="Times New Roman"/>
          <w:noProof/>
          <w:szCs w:val="21"/>
        </w:rPr>
        <w:drawing>
          <wp:inline distT="0" distB="0" distL="0" distR="0" wp14:anchorId="695C3FB1" wp14:editId="34CF0CFC">
            <wp:extent cx="1800000" cy="1193952"/>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1193952"/>
                    </a:xfrm>
                    <a:prstGeom prst="rect">
                      <a:avLst/>
                    </a:prstGeom>
                  </pic:spPr>
                </pic:pic>
              </a:graphicData>
            </a:graphic>
          </wp:inline>
        </w:drawing>
      </w:r>
      <w:r w:rsidR="0025054D" w:rsidRPr="00FC1BD9">
        <w:rPr>
          <w:rFonts w:ascii="Times New Roman" w:eastAsiaTheme="majorEastAsia" w:hAnsi="Times New Roman"/>
          <w:szCs w:val="21"/>
        </w:rPr>
        <w:t xml:space="preserve"> </w:t>
      </w:r>
      <w:r w:rsidR="0025054D" w:rsidRPr="00FC1BD9">
        <w:rPr>
          <w:rFonts w:ascii="Times New Roman" w:eastAsiaTheme="majorEastAsia" w:hAnsi="Times New Roman"/>
          <w:noProof/>
          <w:szCs w:val="21"/>
        </w:rPr>
        <w:drawing>
          <wp:inline distT="0" distB="0" distL="0" distR="0" wp14:anchorId="272BBC49" wp14:editId="1EDCD824">
            <wp:extent cx="1080000" cy="792751"/>
            <wp:effectExtent l="0" t="0" r="635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rotWithShape="1">
                    <a:blip r:embed="rId17" cstate="print">
                      <a:extLst>
                        <a:ext uri="{28A0092B-C50C-407E-A947-70E740481C1C}">
                          <a14:useLocalDpi xmlns:a14="http://schemas.microsoft.com/office/drawing/2010/main" val="0"/>
                        </a:ext>
                      </a:extLst>
                    </a:blip>
                    <a:srcRect l="19390"/>
                    <a:stretch/>
                  </pic:blipFill>
                  <pic:spPr bwMode="auto">
                    <a:xfrm>
                      <a:off x="0" y="0"/>
                      <a:ext cx="1080000" cy="792751"/>
                    </a:xfrm>
                    <a:prstGeom prst="rect">
                      <a:avLst/>
                    </a:prstGeom>
                    <a:ln>
                      <a:noFill/>
                    </a:ln>
                    <a:extLst>
                      <a:ext uri="{53640926-AAD7-44D8-BBD7-CCE9431645EC}">
                        <a14:shadowObscured xmlns:a14="http://schemas.microsoft.com/office/drawing/2010/main"/>
                      </a:ext>
                    </a:extLst>
                  </pic:spPr>
                </pic:pic>
              </a:graphicData>
            </a:graphic>
          </wp:inline>
        </w:drawing>
      </w:r>
    </w:p>
    <w:p w14:paraId="7314520E" w14:textId="581F08C5" w:rsidR="0025054D" w:rsidRPr="00FC1BD9" w:rsidRDefault="0025054D"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1F15ED6F" wp14:editId="3A303266">
            <wp:extent cx="2364698" cy="144000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4698" cy="1440000"/>
                    </a:xfrm>
                    <a:prstGeom prst="rect">
                      <a:avLst/>
                    </a:prstGeom>
                  </pic:spPr>
                </pic:pic>
              </a:graphicData>
            </a:graphic>
          </wp:inline>
        </w:drawing>
      </w:r>
      <w:r w:rsidRPr="00FC1BD9">
        <w:rPr>
          <w:rFonts w:ascii="Times New Roman" w:eastAsiaTheme="majorEastAsia" w:hAnsi="Times New Roman"/>
          <w:szCs w:val="21"/>
        </w:rPr>
        <w:t xml:space="preserve"> </w:t>
      </w:r>
      <w:r w:rsidRPr="00FC1BD9">
        <w:rPr>
          <w:rFonts w:ascii="Times New Roman" w:eastAsiaTheme="majorEastAsia" w:hAnsi="Times New Roman"/>
          <w:noProof/>
          <w:szCs w:val="21"/>
        </w:rPr>
        <w:drawing>
          <wp:inline distT="0" distB="0" distL="0" distR="0" wp14:anchorId="646668F8" wp14:editId="4704B6B1">
            <wp:extent cx="1940088" cy="1440000"/>
            <wp:effectExtent l="0" t="0" r="317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0088" cy="1440000"/>
                    </a:xfrm>
                    <a:prstGeom prst="rect">
                      <a:avLst/>
                    </a:prstGeom>
                  </pic:spPr>
                </pic:pic>
              </a:graphicData>
            </a:graphic>
          </wp:inline>
        </w:drawing>
      </w:r>
    </w:p>
    <w:p w14:paraId="39A054D1" w14:textId="343CA519" w:rsidR="0025054D" w:rsidRDefault="00294361" w:rsidP="00711285">
      <w:pPr>
        <w:spacing w:line="360" w:lineRule="auto"/>
        <w:ind w:firstLine="420"/>
        <w:jc w:val="center"/>
        <w:rPr>
          <w:ins w:id="126" w:author="shihw" w:date="2020-08-12T11:41:00Z"/>
          <w:rFonts w:ascii="Times New Roman" w:eastAsiaTheme="majorEastAsia" w:hAnsi="Times New Roman"/>
          <w:szCs w:val="21"/>
        </w:rPr>
      </w:pPr>
      <w:r w:rsidRPr="00FC1BD9">
        <w:rPr>
          <w:rFonts w:ascii="Times New Roman" w:eastAsiaTheme="majorEastAsia" w:hAnsi="Times New Roman"/>
          <w:szCs w:val="21"/>
        </w:rPr>
        <w:t>图</w:t>
      </w:r>
      <w:r w:rsidR="00BD0454">
        <w:rPr>
          <w:rFonts w:ascii="Times New Roman" w:eastAsiaTheme="majorEastAsia" w:hAnsi="Times New Roman"/>
          <w:szCs w:val="21"/>
        </w:rPr>
        <w:t>3</w:t>
      </w:r>
      <w:r w:rsidRPr="00FC1BD9">
        <w:rPr>
          <w:rFonts w:ascii="Times New Roman" w:eastAsiaTheme="majorEastAsia" w:hAnsi="Times New Roman"/>
          <w:szCs w:val="21"/>
        </w:rPr>
        <w:t xml:space="preserve"> </w:t>
      </w:r>
      <w:r w:rsidR="007B791B">
        <w:rPr>
          <w:rFonts w:ascii="Times New Roman" w:eastAsiaTheme="majorEastAsia" w:hAnsi="Times New Roman"/>
          <w:szCs w:val="21"/>
        </w:rPr>
        <w:t xml:space="preserve"> </w:t>
      </w:r>
      <w:r w:rsidR="0025054D" w:rsidRPr="00FC1BD9">
        <w:rPr>
          <w:rFonts w:ascii="Times New Roman" w:eastAsiaTheme="majorEastAsia" w:hAnsi="Times New Roman"/>
          <w:szCs w:val="21"/>
        </w:rPr>
        <w:t>YOLOv4</w:t>
      </w:r>
      <w:r w:rsidR="0025054D" w:rsidRPr="00FC1BD9">
        <w:rPr>
          <w:rFonts w:ascii="Times New Roman" w:eastAsiaTheme="majorEastAsia" w:hAnsi="Times New Roman"/>
          <w:szCs w:val="21"/>
        </w:rPr>
        <w:t>飞行障碍检测效果</w:t>
      </w:r>
    </w:p>
    <w:p w14:paraId="15969191" w14:textId="5EEC801D" w:rsidR="00033219" w:rsidRPr="00FC1BD9" w:rsidRDefault="00033219" w:rsidP="00711285">
      <w:pPr>
        <w:spacing w:line="360" w:lineRule="auto"/>
        <w:ind w:firstLine="420"/>
        <w:jc w:val="center"/>
        <w:rPr>
          <w:rFonts w:ascii="Times New Roman" w:eastAsiaTheme="majorEastAsia" w:hAnsi="Times New Roman" w:hint="eastAsia"/>
          <w:szCs w:val="21"/>
        </w:rPr>
      </w:pPr>
      <w:ins w:id="127" w:author="shihw" w:date="2020-08-12T11:41:00Z">
        <w:r>
          <w:rPr>
            <w:rFonts w:ascii="Times New Roman" w:eastAsiaTheme="majorEastAsia" w:hAnsi="Times New Roman" w:hint="eastAsia"/>
            <w:szCs w:val="21"/>
          </w:rPr>
          <w:t>F</w:t>
        </w:r>
        <w:r>
          <w:rPr>
            <w:rFonts w:ascii="Times New Roman" w:eastAsiaTheme="majorEastAsia" w:hAnsi="Times New Roman"/>
            <w:szCs w:val="21"/>
          </w:rPr>
          <w:t>ig.3 …….</w:t>
        </w:r>
      </w:ins>
    </w:p>
    <w:p w14:paraId="789D1C15" w14:textId="53A33FCA" w:rsidR="000B29D2" w:rsidRPr="00FC1BD9" w:rsidRDefault="000B29D2"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lastRenderedPageBreak/>
        <w:t>KCF</w:t>
      </w:r>
      <w:r w:rsidRPr="00FC1BD9">
        <w:rPr>
          <w:rFonts w:ascii="Times New Roman" w:eastAsiaTheme="majorEastAsia" w:hAnsi="Times New Roman"/>
          <w:sz w:val="24"/>
          <w:szCs w:val="24"/>
        </w:rPr>
        <w:t>目标跟踪</w:t>
      </w:r>
    </w:p>
    <w:p w14:paraId="1BF17991" w14:textId="739D4F0C" w:rsidR="006958B8" w:rsidRDefault="00192515" w:rsidP="00711285">
      <w:pPr>
        <w:spacing w:line="360" w:lineRule="auto"/>
        <w:ind w:firstLine="420"/>
        <w:jc w:val="left"/>
        <w:rPr>
          <w:ins w:id="128" w:author="shihw" w:date="2020-08-12T11:45:00Z"/>
          <w:rFonts w:ascii="Times New Roman" w:eastAsiaTheme="majorEastAsia" w:hAnsi="Times New Roman"/>
          <w:szCs w:val="21"/>
          <w:shd w:val="clear" w:color="auto" w:fill="FFFFFF"/>
        </w:rPr>
      </w:pPr>
      <w:r w:rsidRPr="00FC1BD9">
        <w:rPr>
          <w:rFonts w:ascii="Times New Roman" w:eastAsiaTheme="majorEastAsia" w:hAnsi="Times New Roman"/>
          <w:szCs w:val="21"/>
        </w:rPr>
        <w:t>KCF</w:t>
      </w:r>
      <w:r w:rsidR="00961DCA" w:rsidRPr="00FC1BD9">
        <w:rPr>
          <w:rFonts w:ascii="Times New Roman" w:eastAsiaTheme="majorEastAsia" w:hAnsi="Times New Roman"/>
          <w:szCs w:val="21"/>
          <w:vertAlign w:val="superscript"/>
        </w:rPr>
        <w:t>[</w:t>
      </w:r>
      <w:r w:rsidR="00815B31" w:rsidRPr="00FC1BD9">
        <w:rPr>
          <w:rFonts w:ascii="Times New Roman" w:eastAsiaTheme="majorEastAsia" w:hAnsi="Times New Roman"/>
          <w:szCs w:val="21"/>
          <w:vertAlign w:val="superscript"/>
        </w:rPr>
        <w:t>9</w:t>
      </w:r>
      <w:r w:rsidR="00961DCA" w:rsidRPr="00FC1BD9">
        <w:rPr>
          <w:rFonts w:ascii="Times New Roman" w:eastAsiaTheme="majorEastAsia" w:hAnsi="Times New Roman"/>
          <w:szCs w:val="21"/>
          <w:vertAlign w:val="superscript"/>
        </w:rPr>
        <w:t>]</w:t>
      </w:r>
      <w:r w:rsidRPr="00FC1BD9">
        <w:rPr>
          <w:rFonts w:ascii="Times New Roman" w:eastAsiaTheme="majorEastAsia" w:hAnsi="Times New Roman"/>
          <w:szCs w:val="21"/>
        </w:rPr>
        <w:t>即</w:t>
      </w:r>
      <w:r w:rsidRPr="00FC1BD9">
        <w:rPr>
          <w:rFonts w:ascii="Times New Roman" w:eastAsiaTheme="majorEastAsia" w:hAnsi="Times New Roman"/>
          <w:szCs w:val="21"/>
          <w:shd w:val="clear" w:color="auto" w:fill="FFFFFF"/>
        </w:rPr>
        <w:t>Kernel Correlation Filter</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rPr>
        <w:t>核相关滤波</w:t>
      </w:r>
      <w:r w:rsidRPr="00FC1BD9">
        <w:rPr>
          <w:rFonts w:ascii="Times New Roman" w:eastAsiaTheme="majorEastAsia" w:hAnsi="Times New Roman"/>
          <w:szCs w:val="21"/>
          <w:shd w:val="clear" w:color="auto" w:fill="FFFFFF"/>
        </w:rPr>
        <w:t>）</w:t>
      </w:r>
      <w:r w:rsidR="004B4D7A" w:rsidRPr="00FC1BD9">
        <w:rPr>
          <w:rFonts w:ascii="Times New Roman" w:eastAsiaTheme="majorEastAsia" w:hAnsi="Times New Roman"/>
          <w:szCs w:val="21"/>
          <w:shd w:val="clear" w:color="auto" w:fill="FFFFFF"/>
        </w:rPr>
        <w:t>，它通过</w:t>
      </w:r>
      <w:r w:rsidR="00702031" w:rsidRPr="00FC1BD9">
        <w:rPr>
          <w:rFonts w:ascii="Times New Roman" w:eastAsiaTheme="majorEastAsia" w:hAnsi="Times New Roman"/>
          <w:szCs w:val="21"/>
          <w:shd w:val="clear" w:color="auto" w:fill="FFFFFF"/>
        </w:rPr>
        <w:t>物体在</w:t>
      </w:r>
      <w:r w:rsidR="004B4D7A" w:rsidRPr="00FC1BD9">
        <w:rPr>
          <w:rFonts w:ascii="Times New Roman" w:eastAsiaTheme="majorEastAsia" w:hAnsi="Times New Roman"/>
          <w:szCs w:val="21"/>
          <w:shd w:val="clear" w:color="auto" w:fill="FFFFFF"/>
        </w:rPr>
        <w:t>当前帧的位置，来预测物体在下一帧的位置，是一种快速的目标跟踪算法，运行速度可达到</w:t>
      </w:r>
      <w:r w:rsidR="004B4D7A" w:rsidRPr="00FC1BD9">
        <w:rPr>
          <w:rFonts w:ascii="Times New Roman" w:eastAsiaTheme="majorEastAsia" w:hAnsi="Times New Roman"/>
          <w:szCs w:val="21"/>
          <w:shd w:val="clear" w:color="auto" w:fill="FFFFFF"/>
        </w:rPr>
        <w:t>150fps</w:t>
      </w:r>
      <w:r w:rsidR="004B4D7A" w:rsidRPr="00FC1BD9">
        <w:rPr>
          <w:rFonts w:ascii="Times New Roman" w:eastAsiaTheme="majorEastAsia" w:hAnsi="Times New Roman"/>
          <w:szCs w:val="21"/>
          <w:shd w:val="clear" w:color="auto" w:fill="FFFFFF"/>
        </w:rPr>
        <w:t>。</w:t>
      </w:r>
      <w:r w:rsidR="00160543" w:rsidRPr="00FC1BD9">
        <w:rPr>
          <w:rFonts w:ascii="Times New Roman" w:eastAsiaTheme="majorEastAsia" w:hAnsi="Times New Roman"/>
          <w:szCs w:val="21"/>
          <w:shd w:val="clear" w:color="auto" w:fill="FFFFFF"/>
        </w:rPr>
        <w:t>KCF</w:t>
      </w:r>
      <w:r w:rsidR="00BD0454">
        <w:rPr>
          <w:rFonts w:ascii="Times New Roman" w:eastAsiaTheme="majorEastAsia" w:hAnsi="Times New Roman" w:hint="eastAsia"/>
          <w:szCs w:val="21"/>
          <w:shd w:val="clear" w:color="auto" w:fill="FFFFFF"/>
        </w:rPr>
        <w:t>的运行速度得益于</w:t>
      </w:r>
      <w:r w:rsidR="00160543" w:rsidRPr="00FC1BD9">
        <w:rPr>
          <w:rFonts w:ascii="Times New Roman" w:eastAsiaTheme="majorEastAsia" w:hAnsi="Times New Roman"/>
          <w:szCs w:val="21"/>
          <w:shd w:val="clear" w:color="auto" w:fill="FFFFFF"/>
        </w:rPr>
        <w:t>循环矩阵和相关滤波这两个特点：</w:t>
      </w:r>
    </w:p>
    <w:p w14:paraId="74EE7E6F" w14:textId="1276A5ED" w:rsidR="00E8674B" w:rsidRPr="00FC1BD9" w:rsidRDefault="00E8674B" w:rsidP="00711285">
      <w:pPr>
        <w:spacing w:line="360" w:lineRule="auto"/>
        <w:ind w:firstLine="420"/>
        <w:jc w:val="left"/>
        <w:rPr>
          <w:rFonts w:ascii="Times New Roman" w:eastAsiaTheme="majorEastAsia" w:hAnsi="Times New Roman" w:hint="eastAsia"/>
          <w:szCs w:val="21"/>
          <w:shd w:val="clear" w:color="auto" w:fill="FFFFFF"/>
        </w:rPr>
      </w:pPr>
      <w:ins w:id="129" w:author="shihw" w:date="2020-08-12T11:45:00Z">
        <w:r>
          <w:rPr>
            <w:rFonts w:ascii="Times New Roman" w:eastAsiaTheme="majorEastAsia" w:hAnsi="Times New Roman" w:hint="eastAsia"/>
            <w:szCs w:val="21"/>
            <w:shd w:val="clear" w:color="auto" w:fill="FFFFFF"/>
          </w:rPr>
          <w:t>（此节显得单薄，应增加一些</w:t>
        </w:r>
      </w:ins>
      <w:ins w:id="130" w:author="shihw" w:date="2020-08-12T11:46:00Z">
        <w:r>
          <w:rPr>
            <w:rFonts w:ascii="Times New Roman" w:eastAsiaTheme="majorEastAsia" w:hAnsi="Times New Roman" w:hint="eastAsia"/>
            <w:szCs w:val="21"/>
            <w:shd w:val="clear" w:color="auto" w:fill="FFFFFF"/>
          </w:rPr>
          <w:t>算法或功能性框图</w:t>
        </w:r>
      </w:ins>
      <w:ins w:id="131" w:author="shihw" w:date="2020-08-12T11:47:00Z">
        <w:r w:rsidR="00BD1D6B">
          <w:rPr>
            <w:rFonts w:ascii="Times New Roman" w:eastAsiaTheme="majorEastAsia" w:hAnsi="Times New Roman" w:hint="eastAsia"/>
            <w:szCs w:val="21"/>
            <w:shd w:val="clear" w:color="auto" w:fill="FFFFFF"/>
          </w:rPr>
          <w:t>等描述</w:t>
        </w:r>
      </w:ins>
      <w:ins w:id="132" w:author="shihw" w:date="2020-08-12T11:46:00Z">
        <w:r>
          <w:rPr>
            <w:rFonts w:ascii="Times New Roman" w:eastAsiaTheme="majorEastAsia" w:hAnsi="Times New Roman"/>
            <w:szCs w:val="21"/>
            <w:shd w:val="clear" w:color="auto" w:fill="FFFFFF"/>
          </w:rPr>
          <w:t>…</w:t>
        </w:r>
      </w:ins>
      <w:ins w:id="133" w:author="shihw" w:date="2020-08-12T11:45:00Z">
        <w:r>
          <w:rPr>
            <w:rFonts w:ascii="Times New Roman" w:eastAsiaTheme="majorEastAsia" w:hAnsi="Times New Roman" w:hint="eastAsia"/>
            <w:szCs w:val="21"/>
            <w:shd w:val="clear" w:color="auto" w:fill="FFFFFF"/>
          </w:rPr>
          <w:t>）</w:t>
        </w:r>
      </w:ins>
    </w:p>
    <w:p w14:paraId="01AB7A3A" w14:textId="3D400541" w:rsidR="006958B8" w:rsidRPr="00FC1BD9" w:rsidRDefault="006958B8"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循环矩阵</w:t>
      </w:r>
    </w:p>
    <w:p w14:paraId="05CC70AB" w14:textId="1CBD6C5C" w:rsidR="006958B8" w:rsidRPr="00FC1BD9" w:rsidRDefault="006958B8"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KCF</w:t>
      </w:r>
      <w:r w:rsidRPr="00FC1BD9">
        <w:rPr>
          <w:rFonts w:ascii="Times New Roman" w:eastAsiaTheme="majorEastAsia" w:hAnsi="Times New Roman"/>
          <w:szCs w:val="21"/>
          <w:shd w:val="clear" w:color="auto" w:fill="FFFFFF"/>
        </w:rPr>
        <w:t>算法将图像沿着上下、左右的方向进行平移，以产生更多的样本用于训练</w:t>
      </w:r>
      <w:r w:rsidR="00961DCA" w:rsidRPr="00FC1BD9">
        <w:rPr>
          <w:rFonts w:ascii="Times New Roman" w:eastAsiaTheme="majorEastAsia" w:hAnsi="Times New Roman"/>
          <w:szCs w:val="21"/>
          <w:vertAlign w:val="superscript"/>
        </w:rPr>
        <w:t>[</w:t>
      </w:r>
      <w:r w:rsidR="00815B31" w:rsidRPr="00FC1BD9">
        <w:rPr>
          <w:rFonts w:ascii="Times New Roman" w:eastAsiaTheme="majorEastAsia" w:hAnsi="Times New Roman"/>
          <w:szCs w:val="21"/>
          <w:vertAlign w:val="superscript"/>
        </w:rPr>
        <w:t>10</w:t>
      </w:r>
      <w:r w:rsidR="00961DCA" w:rsidRPr="00FC1BD9">
        <w:rPr>
          <w:rFonts w:ascii="Times New Roman" w:eastAsiaTheme="majorEastAsia" w:hAnsi="Times New Roman"/>
          <w:szCs w:val="21"/>
          <w:vertAlign w:val="superscript"/>
        </w:rPr>
        <w:t>]</w:t>
      </w:r>
      <w:r w:rsidRPr="00FC1BD9">
        <w:rPr>
          <w:rFonts w:ascii="Times New Roman" w:eastAsiaTheme="majorEastAsia" w:hAnsi="Times New Roman"/>
          <w:szCs w:val="21"/>
          <w:shd w:val="clear" w:color="auto" w:fill="FFFFFF"/>
        </w:rPr>
        <w:t>。同时这种平移可以通过循环矩阵来表示，循环矩阵可以对角化，计算时仅需关注对角线上的非零元素，因此能够大幅加快矩阵与矩阵的计算速度。</w:t>
      </w:r>
    </w:p>
    <w:p w14:paraId="675DED1F" w14:textId="2C7B4895" w:rsidR="006958B8" w:rsidRPr="00FC1BD9" w:rsidRDefault="006958B8"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相关滤波</w:t>
      </w:r>
    </w:p>
    <w:p w14:paraId="6F832AF0" w14:textId="2D4B5BE2" w:rsidR="00160543" w:rsidRDefault="006958B8"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相关是衡量两个信号相似值的度量，相关值越高，表示这两个信号越相似</w:t>
      </w:r>
      <w:r w:rsidR="00961DCA" w:rsidRPr="00FC1BD9">
        <w:rPr>
          <w:rFonts w:ascii="Times New Roman" w:eastAsiaTheme="majorEastAsia" w:hAnsi="Times New Roman"/>
          <w:szCs w:val="21"/>
          <w:vertAlign w:val="superscript"/>
        </w:rPr>
        <w:t>[</w:t>
      </w:r>
      <w:r w:rsidR="00815B31" w:rsidRPr="00FC1BD9">
        <w:rPr>
          <w:rFonts w:ascii="Times New Roman" w:eastAsiaTheme="majorEastAsia" w:hAnsi="Times New Roman"/>
          <w:szCs w:val="21"/>
          <w:vertAlign w:val="superscript"/>
        </w:rPr>
        <w:t>11</w:t>
      </w:r>
      <w:r w:rsidR="00961DCA" w:rsidRPr="00FC1BD9">
        <w:rPr>
          <w:rFonts w:ascii="Times New Roman" w:eastAsiaTheme="majorEastAsia" w:hAnsi="Times New Roman"/>
          <w:szCs w:val="21"/>
          <w:vertAlign w:val="superscript"/>
        </w:rPr>
        <w:t>]</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KCF</w:t>
      </w:r>
      <w:r w:rsidRPr="00FC1BD9">
        <w:rPr>
          <w:rFonts w:ascii="Times New Roman" w:eastAsiaTheme="majorEastAsia" w:hAnsi="Times New Roman"/>
          <w:szCs w:val="21"/>
          <w:shd w:val="clear" w:color="auto" w:fill="FFFFFF"/>
        </w:rPr>
        <w:t>的输入往往是通过其他检测手段得到的物体在某一帧图像上的准确位置</w:t>
      </w:r>
      <w:r w:rsidR="00827FDF" w:rsidRPr="00FC1BD9">
        <w:rPr>
          <w:rFonts w:ascii="Times New Roman" w:eastAsiaTheme="majorEastAsia" w:hAnsi="Times New Roman"/>
          <w:szCs w:val="21"/>
          <w:shd w:val="clear" w:color="auto" w:fill="FFFFFF"/>
        </w:rPr>
        <w:t>（例如</w:t>
      </w:r>
      <w:r w:rsidR="00827FDF" w:rsidRPr="00FC1BD9">
        <w:rPr>
          <w:rFonts w:ascii="Times New Roman" w:eastAsiaTheme="majorEastAsia" w:hAnsi="Times New Roman"/>
          <w:szCs w:val="21"/>
          <w:shd w:val="clear" w:color="auto" w:fill="FFFFFF"/>
        </w:rPr>
        <w:t>YOLOv4</w:t>
      </w:r>
      <w:r w:rsidR="00827FDF" w:rsidRPr="00FC1BD9">
        <w:rPr>
          <w:rFonts w:ascii="Times New Roman" w:eastAsiaTheme="majorEastAsia" w:hAnsi="Times New Roman"/>
          <w:szCs w:val="21"/>
          <w:shd w:val="clear" w:color="auto" w:fill="FFFFFF"/>
        </w:rPr>
        <w:t>检测得到的</w:t>
      </w:r>
      <w:proofErr w:type="spellStart"/>
      <w:r w:rsidR="00827FDF" w:rsidRPr="00FC1BD9">
        <w:rPr>
          <w:rFonts w:ascii="Times New Roman" w:eastAsiaTheme="majorEastAsia" w:hAnsi="Times New Roman"/>
          <w:szCs w:val="21"/>
          <w:shd w:val="clear" w:color="auto" w:fill="FFFFFF"/>
        </w:rPr>
        <w:t>bbox</w:t>
      </w:r>
      <w:proofErr w:type="spellEnd"/>
      <w:r w:rsidR="00827FDF"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，该准确位置记为</w:t>
      </w:r>
      <m:oMath>
        <m:r>
          <w:rPr>
            <w:rFonts w:ascii="Cambria Math" w:eastAsiaTheme="majorEastAsia" w:hAnsi="Cambria Math"/>
            <w:szCs w:val="21"/>
          </w:rPr>
          <m:t>patch_0</m:t>
        </m:r>
      </m:oMath>
      <w:r w:rsidRPr="00FC1BD9">
        <w:rPr>
          <w:rFonts w:ascii="Times New Roman" w:eastAsiaTheme="majorEastAsia" w:hAnsi="Times New Roman"/>
          <w:szCs w:val="21"/>
          <w:shd w:val="clear" w:color="auto" w:fill="FFFFFF"/>
        </w:rPr>
        <w:t>。在后续的图像帧上，有</w:t>
      </w:r>
      <m:oMath>
        <m:r>
          <w:rPr>
            <w:rFonts w:ascii="Cambria Math" w:eastAsiaTheme="majorEastAsia" w:hAnsi="Cambria Math"/>
            <w:szCs w:val="21"/>
          </w:rPr>
          <m:t>patch_1~ patch_n</m:t>
        </m:r>
      </m:oMath>
      <w:r w:rsidRPr="00FC1BD9">
        <w:rPr>
          <w:rFonts w:ascii="Times New Roman" w:eastAsiaTheme="majorEastAsia" w:hAnsi="Times New Roman"/>
          <w:szCs w:val="21"/>
          <w:shd w:val="clear" w:color="auto" w:fill="FFFFFF"/>
        </w:rPr>
        <w:t>共计</w:t>
      </w:r>
      <w:r w:rsidRPr="00FC1BD9">
        <w:rPr>
          <w:rFonts w:ascii="Times New Roman" w:eastAsiaTheme="majorEastAsia" w:hAnsi="Times New Roman"/>
          <w:szCs w:val="21"/>
          <w:shd w:val="clear" w:color="auto" w:fill="FFFFFF"/>
        </w:rPr>
        <w:t>n</w:t>
      </w:r>
      <w:proofErr w:type="gramStart"/>
      <w:r w:rsidRPr="00FC1BD9">
        <w:rPr>
          <w:rFonts w:ascii="Times New Roman" w:eastAsiaTheme="majorEastAsia" w:hAnsi="Times New Roman"/>
          <w:szCs w:val="21"/>
          <w:shd w:val="clear" w:color="auto" w:fill="FFFFFF"/>
        </w:rPr>
        <w:t>个</w:t>
      </w:r>
      <w:proofErr w:type="gramEnd"/>
      <w:r w:rsidRPr="00FC1BD9">
        <w:rPr>
          <w:rFonts w:ascii="Times New Roman" w:eastAsiaTheme="majorEastAsia" w:hAnsi="Times New Roman"/>
          <w:szCs w:val="21"/>
          <w:shd w:val="clear" w:color="auto" w:fill="FFFFFF"/>
        </w:rPr>
        <w:t>patch</w:t>
      </w:r>
      <w:r w:rsidRPr="00FC1BD9">
        <w:rPr>
          <w:rFonts w:ascii="Times New Roman" w:eastAsiaTheme="majorEastAsia" w:hAnsi="Times New Roman"/>
          <w:szCs w:val="21"/>
          <w:shd w:val="clear" w:color="auto" w:fill="FFFFFF"/>
        </w:rPr>
        <w:t>，那么</w:t>
      </w:r>
      <w:r w:rsidRPr="00FC1BD9">
        <w:rPr>
          <w:rFonts w:ascii="Times New Roman" w:eastAsiaTheme="majorEastAsia" w:hAnsi="Times New Roman"/>
          <w:szCs w:val="21"/>
          <w:shd w:val="clear" w:color="auto" w:fill="FFFFFF"/>
        </w:rPr>
        <w:t>KCF</w:t>
      </w:r>
      <w:r w:rsidRPr="00FC1BD9">
        <w:rPr>
          <w:rFonts w:ascii="Times New Roman" w:eastAsiaTheme="majorEastAsia" w:hAnsi="Times New Roman"/>
          <w:szCs w:val="21"/>
          <w:shd w:val="clear" w:color="auto" w:fill="FFFFFF"/>
        </w:rPr>
        <w:t>预测的位置</w:t>
      </w:r>
      <w:r w:rsidR="00160543" w:rsidRPr="00FC1BD9">
        <w:rPr>
          <w:rFonts w:ascii="Times New Roman" w:eastAsiaTheme="majorEastAsia" w:hAnsi="Times New Roman"/>
          <w:szCs w:val="21"/>
          <w:shd w:val="clear" w:color="auto" w:fill="FFFFFF"/>
        </w:rPr>
        <w:t>即</w:t>
      </w:r>
      <w:r w:rsidRPr="00FC1BD9">
        <w:rPr>
          <w:rFonts w:ascii="Times New Roman" w:eastAsiaTheme="majorEastAsia" w:hAnsi="Times New Roman"/>
          <w:szCs w:val="21"/>
          <w:shd w:val="clear" w:color="auto" w:fill="FFFFFF"/>
        </w:rPr>
        <w:t>为</w:t>
      </w:r>
      <w:r w:rsidR="00160543" w:rsidRPr="00FC1BD9">
        <w:rPr>
          <w:rFonts w:ascii="Times New Roman" w:eastAsiaTheme="majorEastAsia" w:hAnsi="Times New Roman"/>
          <w:szCs w:val="21"/>
          <w:shd w:val="clear" w:color="auto" w:fill="FFFFFF"/>
        </w:rPr>
        <w:t>与</w:t>
      </w:r>
      <m:oMath>
        <m:r>
          <w:rPr>
            <w:rFonts w:ascii="Cambria Math" w:eastAsiaTheme="majorEastAsia" w:hAnsi="Cambria Math"/>
            <w:szCs w:val="21"/>
          </w:rPr>
          <m:t>patch_0</m:t>
        </m:r>
      </m:oMath>
      <w:r w:rsidR="00160543" w:rsidRPr="00FC1BD9">
        <w:rPr>
          <w:rFonts w:ascii="Times New Roman" w:eastAsiaTheme="majorEastAsia" w:hAnsi="Times New Roman"/>
          <w:szCs w:val="21"/>
          <w:shd w:val="clear" w:color="auto" w:fill="FFFFFF"/>
        </w:rPr>
        <w:t>相关值最高的</w:t>
      </w:r>
      <w:r w:rsidR="00160543" w:rsidRPr="00FC1BD9">
        <w:rPr>
          <w:rFonts w:ascii="Times New Roman" w:eastAsiaTheme="majorEastAsia" w:hAnsi="Times New Roman"/>
          <w:szCs w:val="21"/>
          <w:shd w:val="clear" w:color="auto" w:fill="FFFFFF"/>
        </w:rPr>
        <w:t>patch</w:t>
      </w:r>
      <w:r w:rsidR="00160543" w:rsidRPr="00FC1BD9">
        <w:rPr>
          <w:rFonts w:ascii="Times New Roman" w:eastAsiaTheme="majorEastAsia" w:hAnsi="Times New Roman"/>
          <w:szCs w:val="21"/>
          <w:shd w:val="clear" w:color="auto" w:fill="FFFFFF"/>
        </w:rPr>
        <w:t>。</w:t>
      </w:r>
    </w:p>
    <w:p w14:paraId="54ECAF24" w14:textId="5330B2A2" w:rsidR="00160543" w:rsidRPr="00FC1BD9" w:rsidRDefault="007F3171" w:rsidP="007F3171">
      <w:pPr>
        <w:spacing w:line="360" w:lineRule="auto"/>
        <w:ind w:firstLine="420"/>
        <w:jc w:val="left"/>
        <w:rPr>
          <w:rFonts w:ascii="Times New Roman" w:eastAsiaTheme="majorEastAsia" w:hAnsi="Times New Roman"/>
          <w:szCs w:val="21"/>
          <w:shd w:val="clear" w:color="auto" w:fill="FFFFFF"/>
        </w:rPr>
      </w:pPr>
      <m:oMathPara>
        <m:oMath>
          <m:r>
            <w:rPr>
              <w:rFonts w:ascii="Cambria Math" w:eastAsiaTheme="majorEastAsia" w:hAnsi="Cambria Math"/>
              <w:szCs w:val="21"/>
            </w:rPr>
            <m:t>patch_predict=</m:t>
          </m:r>
          <m:r>
            <m:rPr>
              <m:sty m:val="p"/>
            </m:rPr>
            <w:rPr>
              <w:rFonts w:ascii="Cambria Math" w:eastAsiaTheme="majorEastAsia" w:hAnsi="Cambria Math"/>
              <w:szCs w:val="21"/>
            </w:rPr>
            <m:t>max⁡</m:t>
          </m:r>
          <m:r>
            <w:rPr>
              <w:rFonts w:ascii="Cambria Math" w:eastAsiaTheme="majorEastAsia" w:hAnsi="Cambria Math"/>
              <w:szCs w:val="21"/>
            </w:rPr>
            <m:t>(correlation(patch_0, patch_k)),  (1≤k≤n)</m:t>
          </m:r>
        </m:oMath>
      </m:oMathPara>
    </w:p>
    <w:p w14:paraId="61738452" w14:textId="7C39AFA2" w:rsidR="004B4D7A" w:rsidRDefault="00160543"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在计算</w:t>
      </w:r>
      <m:oMath>
        <m:r>
          <w:rPr>
            <w:rFonts w:ascii="Cambria Math" w:eastAsiaTheme="majorEastAsia" w:hAnsi="Cambria Math"/>
            <w:szCs w:val="21"/>
          </w:rPr>
          <m:t>patch_0</m:t>
        </m:r>
      </m:oMath>
      <w:r w:rsidRPr="00FC1BD9">
        <w:rPr>
          <w:rFonts w:ascii="Times New Roman" w:eastAsiaTheme="majorEastAsia" w:hAnsi="Times New Roman"/>
          <w:szCs w:val="21"/>
          <w:shd w:val="clear" w:color="auto" w:fill="FFFFFF"/>
        </w:rPr>
        <w:t>与</w:t>
      </w:r>
      <m:oMath>
        <m:r>
          <w:rPr>
            <w:rFonts w:ascii="Cambria Math" w:eastAsiaTheme="majorEastAsia" w:hAnsi="Cambria Math"/>
            <w:szCs w:val="21"/>
          </w:rPr>
          <m:t>patch_k</m:t>
        </m:r>
      </m:oMath>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1≤k≤n</w:t>
      </w:r>
      <w:r w:rsidRPr="00FC1BD9">
        <w:rPr>
          <w:rFonts w:ascii="Times New Roman" w:eastAsiaTheme="majorEastAsia" w:hAnsi="Times New Roman"/>
          <w:szCs w:val="21"/>
          <w:shd w:val="clear" w:color="auto" w:fill="FFFFFF"/>
        </w:rPr>
        <w:t>）的相关值时，转换到了</w:t>
      </w:r>
      <w:proofErr w:type="gramStart"/>
      <w:r w:rsidRPr="00FC1BD9">
        <w:rPr>
          <w:rFonts w:ascii="Times New Roman" w:eastAsiaTheme="majorEastAsia" w:hAnsi="Times New Roman"/>
          <w:szCs w:val="21"/>
          <w:shd w:val="clear" w:color="auto" w:fill="FFFFFF"/>
        </w:rPr>
        <w:t>傅里叶域</w:t>
      </w:r>
      <w:proofErr w:type="gramEnd"/>
      <w:r w:rsidRPr="00FC1BD9">
        <w:rPr>
          <w:rFonts w:ascii="Times New Roman" w:eastAsiaTheme="majorEastAsia" w:hAnsi="Times New Roman"/>
          <w:szCs w:val="21"/>
          <w:shd w:val="clear" w:color="auto" w:fill="FFFFFF"/>
        </w:rPr>
        <w:t>进行。因为</w:t>
      </w:r>
      <w:r w:rsidR="00160761" w:rsidRPr="00FC1BD9">
        <w:rPr>
          <w:rFonts w:ascii="Times New Roman" w:eastAsiaTheme="majorEastAsia" w:hAnsi="Times New Roman"/>
          <w:szCs w:val="21"/>
          <w:shd w:val="clear" w:color="auto" w:fill="FFFFFF"/>
        </w:rPr>
        <w:t>两个</w:t>
      </w:r>
      <w:r w:rsidR="00160761" w:rsidRPr="00FC1BD9">
        <w:rPr>
          <w:rStyle w:val="HTML"/>
          <w:rFonts w:ascii="Times New Roman" w:eastAsiaTheme="majorEastAsia" w:hAnsi="Times New Roman" w:cs="Times New Roman"/>
          <w:sz w:val="21"/>
          <w:szCs w:val="21"/>
          <w:shd w:val="clear" w:color="auto" w:fill="FFFFFF"/>
        </w:rPr>
        <w:t>patch</w:t>
      </w:r>
      <w:r w:rsidR="00160761" w:rsidRPr="00FC1BD9">
        <w:rPr>
          <w:rFonts w:ascii="Times New Roman" w:eastAsiaTheme="majorEastAsia" w:hAnsi="Times New Roman"/>
          <w:szCs w:val="21"/>
          <w:shd w:val="clear" w:color="auto" w:fill="FFFFFF"/>
        </w:rPr>
        <w:t>的</w:t>
      </w:r>
      <w:r w:rsidRPr="00FC1BD9">
        <w:rPr>
          <w:rFonts w:ascii="Times New Roman" w:eastAsiaTheme="majorEastAsia" w:hAnsi="Times New Roman"/>
          <w:szCs w:val="21"/>
          <w:shd w:val="clear" w:color="auto" w:fill="FFFFFF"/>
        </w:rPr>
        <w:t>相关</w:t>
      </w:r>
      <w:r w:rsidR="00160761" w:rsidRPr="00FC1BD9">
        <w:rPr>
          <w:rFonts w:ascii="Times New Roman" w:eastAsiaTheme="majorEastAsia" w:hAnsi="Times New Roman"/>
          <w:szCs w:val="21"/>
          <w:shd w:val="clear" w:color="auto" w:fill="FFFFFF"/>
        </w:rPr>
        <w:t>卷积</w:t>
      </w:r>
      <w:proofErr w:type="gramStart"/>
      <w:r w:rsidR="00160761" w:rsidRPr="00FC1BD9">
        <w:rPr>
          <w:rFonts w:ascii="Times New Roman" w:eastAsiaTheme="majorEastAsia" w:hAnsi="Times New Roman"/>
          <w:szCs w:val="21"/>
          <w:shd w:val="clear" w:color="auto" w:fill="FFFFFF"/>
        </w:rPr>
        <w:t>相当于傅里叶</w:t>
      </w:r>
      <w:proofErr w:type="gramEnd"/>
      <w:r w:rsidR="00160761" w:rsidRPr="00FC1BD9">
        <w:rPr>
          <w:rFonts w:ascii="Times New Roman" w:eastAsiaTheme="majorEastAsia" w:hAnsi="Times New Roman"/>
          <w:szCs w:val="21"/>
          <w:shd w:val="clear" w:color="auto" w:fill="FFFFFF"/>
        </w:rPr>
        <w:t>域中的元素乘积（时域卷积</w:t>
      </w:r>
      <w:r w:rsidR="00160761" w:rsidRPr="00FC1BD9">
        <w:rPr>
          <w:rFonts w:ascii="Times New Roman" w:eastAsiaTheme="majorEastAsia" w:hAnsi="Times New Roman"/>
          <w:szCs w:val="21"/>
          <w:shd w:val="clear" w:color="auto" w:fill="FFFFFF"/>
        </w:rPr>
        <w:t xml:space="preserve"> = </w:t>
      </w:r>
      <w:r w:rsidR="00160761" w:rsidRPr="00FC1BD9">
        <w:rPr>
          <w:rFonts w:ascii="Times New Roman" w:eastAsiaTheme="majorEastAsia" w:hAnsi="Times New Roman"/>
          <w:szCs w:val="21"/>
          <w:shd w:val="clear" w:color="auto" w:fill="FFFFFF"/>
        </w:rPr>
        <w:t>频域点积）</w:t>
      </w:r>
      <w:r w:rsidRPr="00FC1BD9">
        <w:rPr>
          <w:rFonts w:ascii="Times New Roman" w:eastAsiaTheme="majorEastAsia" w:hAnsi="Times New Roman"/>
          <w:szCs w:val="21"/>
          <w:shd w:val="clear" w:color="auto" w:fill="FFFFFF"/>
        </w:rPr>
        <w:t>，而乘积计算大大快于卷积运算</w:t>
      </w:r>
      <w:r w:rsidR="00160761" w:rsidRPr="00FC1BD9">
        <w:rPr>
          <w:rFonts w:ascii="Times New Roman" w:eastAsiaTheme="majorEastAsia" w:hAnsi="Times New Roman"/>
          <w:szCs w:val="21"/>
          <w:shd w:val="clear" w:color="auto" w:fill="FFFFFF"/>
        </w:rPr>
        <w:t>。</w:t>
      </w:r>
      <w:r w:rsidR="00160761" w:rsidRPr="00FC1BD9">
        <w:rPr>
          <w:rFonts w:ascii="Times New Roman" w:eastAsiaTheme="majorEastAsia" w:hAnsi="Times New Roman"/>
          <w:szCs w:val="21"/>
          <w:shd w:val="clear" w:color="auto" w:fill="FFFFFF"/>
        </w:rPr>
        <w:t xml:space="preserve"> </w:t>
      </w:r>
    </w:p>
    <w:p w14:paraId="2A83866B" w14:textId="63A9F68E" w:rsidR="00746ED9" w:rsidRPr="00FC1BD9" w:rsidRDefault="00746ED9"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研究场景</w:t>
      </w:r>
    </w:p>
    <w:p w14:paraId="12C86FE5" w14:textId="3FE7ACE6" w:rsidR="00746ED9" w:rsidRPr="00FC1BD9" w:rsidRDefault="00746ED9"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研究场景</w:t>
      </w:r>
    </w:p>
    <w:p w14:paraId="2E79606F" w14:textId="75EBDCB7" w:rsidR="00746ED9" w:rsidRPr="00FC1BD9" w:rsidRDefault="00746ED9" w:rsidP="00711285">
      <w:pPr>
        <w:spacing w:line="360" w:lineRule="auto"/>
        <w:ind w:firstLine="420"/>
        <w:jc w:val="left"/>
        <w:rPr>
          <w:rFonts w:ascii="Times New Roman" w:eastAsiaTheme="majorEastAsia" w:hAnsi="Times New Roman"/>
          <w:szCs w:val="21"/>
        </w:rPr>
      </w:pPr>
      <w:proofErr w:type="gramStart"/>
      <w:r w:rsidRPr="00FC1BD9">
        <w:rPr>
          <w:rFonts w:ascii="Times New Roman" w:eastAsiaTheme="majorEastAsia" w:hAnsi="Times New Roman"/>
          <w:szCs w:val="21"/>
        </w:rPr>
        <w:t>大疆无人机</w:t>
      </w:r>
      <w:proofErr w:type="gramEnd"/>
      <w:ins w:id="134" w:author="shihw" w:date="2020-08-12T10:43:00Z">
        <w:r w:rsidR="00D0498C">
          <w:rPr>
            <w:rFonts w:ascii="Times New Roman" w:eastAsiaTheme="majorEastAsia" w:hAnsi="Times New Roman" w:hint="eastAsia"/>
            <w:szCs w:val="21"/>
          </w:rPr>
          <w:t>（</w:t>
        </w:r>
      </w:ins>
      <w:ins w:id="135" w:author="shihw" w:date="2020-08-12T10:44:00Z">
        <w:r w:rsidR="00D0498C">
          <w:rPr>
            <w:rFonts w:ascii="Times New Roman" w:eastAsiaTheme="majorEastAsia" w:hAnsi="Times New Roman" w:hint="eastAsia"/>
            <w:szCs w:val="21"/>
          </w:rPr>
          <w:t>有没有具体型号？</w:t>
        </w:r>
      </w:ins>
      <w:ins w:id="136" w:author="shihw" w:date="2020-08-12T10:43:00Z">
        <w:r w:rsidR="00D0498C">
          <w:rPr>
            <w:rFonts w:ascii="Times New Roman" w:eastAsiaTheme="majorEastAsia" w:hAnsi="Times New Roman" w:hint="eastAsia"/>
            <w:szCs w:val="21"/>
          </w:rPr>
          <w:t>）</w:t>
        </w:r>
      </w:ins>
      <w:r w:rsidRPr="00FC1BD9">
        <w:rPr>
          <w:rFonts w:ascii="Times New Roman" w:eastAsiaTheme="majorEastAsia" w:hAnsi="Times New Roman"/>
          <w:szCs w:val="21"/>
        </w:rPr>
        <w:t>具有智能随车拍的功能，无人机可以在顶部俯拍、车尾</w:t>
      </w:r>
      <w:r w:rsidRPr="00FC1BD9">
        <w:rPr>
          <w:rFonts w:ascii="Times New Roman" w:eastAsiaTheme="majorEastAsia" w:hAnsi="Times New Roman"/>
          <w:szCs w:val="21"/>
        </w:rPr>
        <w:t>/</w:t>
      </w:r>
      <w:r w:rsidRPr="00FC1BD9">
        <w:rPr>
          <w:rFonts w:ascii="Times New Roman" w:eastAsiaTheme="majorEastAsia" w:hAnsi="Times New Roman"/>
          <w:szCs w:val="21"/>
        </w:rPr>
        <w:t>侧面跟拍。顶部俯拍时，无人机的飞行高度保证了不会与被跟随车辆相撞。在车尾</w:t>
      </w:r>
      <w:r w:rsidRPr="00FC1BD9">
        <w:rPr>
          <w:rFonts w:ascii="Times New Roman" w:eastAsiaTheme="majorEastAsia" w:hAnsi="Times New Roman"/>
          <w:szCs w:val="21"/>
        </w:rPr>
        <w:t>/</w:t>
      </w:r>
      <w:r w:rsidRPr="00FC1BD9">
        <w:rPr>
          <w:rFonts w:ascii="Times New Roman" w:eastAsiaTheme="majorEastAsia" w:hAnsi="Times New Roman"/>
          <w:szCs w:val="21"/>
        </w:rPr>
        <w:t>侧面跟拍时，由于速度不同步，很有可能出现无人机加速接近汽车的情况。这种情况下，被跟随车辆就属于无人机飞行路线中有碰撞风险的障碍物，无人机需要识别、跟踪并规避车辆。本文</w:t>
      </w:r>
      <w:proofErr w:type="gramStart"/>
      <w:r w:rsidRPr="00FC1BD9">
        <w:rPr>
          <w:rFonts w:ascii="Times New Roman" w:eastAsiaTheme="majorEastAsia" w:hAnsi="Times New Roman"/>
          <w:szCs w:val="21"/>
        </w:rPr>
        <w:t>以大疆无人机</w:t>
      </w:r>
      <w:proofErr w:type="gramEnd"/>
      <w:r w:rsidRPr="00FC1BD9">
        <w:rPr>
          <w:rFonts w:ascii="Times New Roman" w:eastAsiaTheme="majorEastAsia" w:hAnsi="Times New Roman"/>
          <w:szCs w:val="21"/>
        </w:rPr>
        <w:t>使用智能随车</w:t>
      </w:r>
      <w:proofErr w:type="gramStart"/>
      <w:r w:rsidRPr="00FC1BD9">
        <w:rPr>
          <w:rFonts w:ascii="Times New Roman" w:eastAsiaTheme="majorEastAsia" w:hAnsi="Times New Roman"/>
          <w:szCs w:val="21"/>
        </w:rPr>
        <w:t>拍功能</w:t>
      </w:r>
      <w:proofErr w:type="gramEnd"/>
      <w:r w:rsidRPr="00FC1BD9">
        <w:rPr>
          <w:rFonts w:ascii="Times New Roman" w:eastAsiaTheme="majorEastAsia" w:hAnsi="Times New Roman"/>
          <w:szCs w:val="21"/>
        </w:rPr>
        <w:t>时，追随汽车录制的一段视频作为数据研究对象。该视</w:t>
      </w:r>
      <w:r w:rsidRPr="00FC1BD9">
        <w:rPr>
          <w:rFonts w:ascii="Times New Roman" w:eastAsiaTheme="majorEastAsia" w:hAnsi="Times New Roman"/>
          <w:szCs w:val="21"/>
        </w:rPr>
        <w:lastRenderedPageBreak/>
        <w:t>频时长</w:t>
      </w:r>
      <w:r w:rsidRPr="00FC1BD9">
        <w:rPr>
          <w:rFonts w:ascii="Times New Roman" w:eastAsiaTheme="majorEastAsia" w:hAnsi="Times New Roman"/>
          <w:szCs w:val="21"/>
        </w:rPr>
        <w:t>54s</w:t>
      </w:r>
      <w:r w:rsidRPr="00FC1BD9">
        <w:rPr>
          <w:rFonts w:ascii="Times New Roman" w:eastAsiaTheme="majorEastAsia" w:hAnsi="Times New Roman"/>
          <w:szCs w:val="21"/>
        </w:rPr>
        <w:t>，</w:t>
      </w:r>
      <w:r w:rsidRPr="00FC1BD9">
        <w:rPr>
          <w:rFonts w:ascii="Times New Roman" w:eastAsiaTheme="majorEastAsia" w:hAnsi="Times New Roman"/>
          <w:szCs w:val="21"/>
        </w:rPr>
        <w:t>1080p</w:t>
      </w:r>
      <w:r w:rsidRPr="00FC1BD9">
        <w:rPr>
          <w:rFonts w:ascii="Times New Roman" w:eastAsiaTheme="majorEastAsia" w:hAnsi="Times New Roman"/>
          <w:szCs w:val="21"/>
        </w:rPr>
        <w:t>（</w:t>
      </w:r>
      <w:r w:rsidRPr="00FC1BD9">
        <w:rPr>
          <w:rFonts w:ascii="Times New Roman" w:eastAsiaTheme="majorEastAsia" w:hAnsi="Times New Roman"/>
          <w:szCs w:val="21"/>
        </w:rPr>
        <w:t>1920*1080</w:t>
      </w: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帧率</w:t>
      </w:r>
      <w:proofErr w:type="gramEnd"/>
      <w:r w:rsidRPr="00FC1BD9">
        <w:rPr>
          <w:rFonts w:ascii="Times New Roman" w:eastAsiaTheme="majorEastAsia" w:hAnsi="Times New Roman"/>
          <w:szCs w:val="21"/>
        </w:rPr>
        <w:t>30fps</w:t>
      </w:r>
      <w:r w:rsidRPr="00FC1BD9">
        <w:rPr>
          <w:rFonts w:ascii="Times New Roman" w:eastAsiaTheme="majorEastAsia" w:hAnsi="Times New Roman"/>
          <w:szCs w:val="21"/>
        </w:rPr>
        <w:t>，共计</w:t>
      </w:r>
      <w:r w:rsidRPr="00FC1BD9">
        <w:rPr>
          <w:rFonts w:ascii="Times New Roman" w:eastAsiaTheme="majorEastAsia" w:hAnsi="Times New Roman"/>
          <w:szCs w:val="21"/>
        </w:rPr>
        <w:t>54*30=1620</w:t>
      </w:r>
      <w:r w:rsidRPr="00FC1BD9">
        <w:rPr>
          <w:rFonts w:ascii="Times New Roman" w:eastAsiaTheme="majorEastAsia" w:hAnsi="Times New Roman"/>
          <w:szCs w:val="21"/>
        </w:rPr>
        <w:t>帧。</w:t>
      </w:r>
    </w:p>
    <w:p w14:paraId="01755DAA" w14:textId="77777777" w:rsidR="00746ED9" w:rsidRPr="00FC1BD9" w:rsidRDefault="00746ED9"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KCF</w:t>
      </w:r>
      <w:r w:rsidRPr="00FC1BD9">
        <w:rPr>
          <w:rFonts w:ascii="Times New Roman" w:eastAsiaTheme="majorEastAsia" w:hAnsi="Times New Roman"/>
          <w:sz w:val="21"/>
          <w:szCs w:val="21"/>
        </w:rPr>
        <w:t>跟踪丢失</w:t>
      </w:r>
    </w:p>
    <w:p w14:paraId="0E970659" w14:textId="38104B2C" w:rsidR="00746ED9" w:rsidRPr="00FC1BD9" w:rsidRDefault="00746ED9"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我们以</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目标检测的</w:t>
      </w:r>
      <w:r w:rsidR="00106C20">
        <w:rPr>
          <w:rFonts w:ascii="Times New Roman" w:eastAsiaTheme="majorEastAsia" w:hAnsi="Times New Roman" w:hint="eastAsia"/>
          <w:szCs w:val="21"/>
        </w:rPr>
        <w:t>矩形包围框</w:t>
      </w:r>
      <w:proofErr w:type="spellStart"/>
      <w:r w:rsidRPr="00FC1BD9">
        <w:rPr>
          <w:rFonts w:ascii="Times New Roman" w:eastAsiaTheme="majorEastAsia" w:hAnsi="Times New Roman"/>
          <w:szCs w:val="21"/>
        </w:rPr>
        <w:t>bbox</w:t>
      </w:r>
      <w:proofErr w:type="spellEnd"/>
      <w:r w:rsidR="00106C20">
        <w:rPr>
          <w:rFonts w:ascii="Times New Roman" w:eastAsiaTheme="majorEastAsia" w:hAnsi="Times New Roman" w:hint="eastAsia"/>
          <w:szCs w:val="21"/>
        </w:rPr>
        <w:t>（</w:t>
      </w:r>
      <w:r w:rsidR="00106C20">
        <w:rPr>
          <w:rFonts w:ascii="Times New Roman" w:eastAsiaTheme="majorEastAsia" w:hAnsi="Times New Roman" w:hint="eastAsia"/>
          <w:szCs w:val="21"/>
        </w:rPr>
        <w:t>B</w:t>
      </w:r>
      <w:r w:rsidR="00106C20">
        <w:rPr>
          <w:rFonts w:ascii="Times New Roman" w:eastAsiaTheme="majorEastAsia" w:hAnsi="Times New Roman"/>
          <w:szCs w:val="21"/>
        </w:rPr>
        <w:t>ounding Box</w:t>
      </w:r>
      <w:r w:rsidR="00106C20">
        <w:rPr>
          <w:rFonts w:ascii="Times New Roman" w:eastAsiaTheme="majorEastAsia" w:hAnsi="Times New Roman" w:hint="eastAsia"/>
          <w:szCs w:val="21"/>
        </w:rPr>
        <w:t>）</w:t>
      </w:r>
      <w:r w:rsidRPr="00FC1BD9">
        <w:rPr>
          <w:rFonts w:ascii="Times New Roman" w:eastAsiaTheme="majorEastAsia" w:hAnsi="Times New Roman"/>
          <w:szCs w:val="21"/>
        </w:rPr>
        <w:t>作为</w:t>
      </w:r>
      <w:r w:rsidRPr="00FC1BD9">
        <w:rPr>
          <w:rFonts w:ascii="Times New Roman" w:eastAsiaTheme="majorEastAsia" w:hAnsi="Times New Roman"/>
          <w:szCs w:val="21"/>
        </w:rPr>
        <w:t>KCF</w:t>
      </w:r>
      <w:r w:rsidRPr="00FC1BD9">
        <w:rPr>
          <w:rFonts w:ascii="Times New Roman" w:eastAsiaTheme="majorEastAsia" w:hAnsi="Times New Roman"/>
          <w:szCs w:val="21"/>
        </w:rPr>
        <w:t>跟踪算法的初始输入，并在随后所有视频</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00C37F2D">
        <w:rPr>
          <w:rFonts w:ascii="Times New Roman" w:eastAsiaTheme="majorEastAsia" w:hAnsi="Times New Roman" w:hint="eastAsia"/>
          <w:szCs w:val="21"/>
        </w:rPr>
        <w:t>目标跟踪来找</w:t>
      </w:r>
      <w:r w:rsidRPr="00FC1BD9">
        <w:rPr>
          <w:rFonts w:ascii="Times New Roman" w:eastAsiaTheme="majorEastAsia" w:hAnsi="Times New Roman"/>
          <w:szCs w:val="21"/>
        </w:rPr>
        <w:t>出物体在每帧图像中的位置。初始输入时无人机在汽车的正后方，</w:t>
      </w:r>
      <w:r w:rsidRPr="00FC1BD9">
        <w:rPr>
          <w:rFonts w:ascii="Times New Roman" w:eastAsiaTheme="majorEastAsia" w:hAnsi="Times New Roman"/>
          <w:szCs w:val="21"/>
        </w:rPr>
        <w:t>YOLOv4</w:t>
      </w:r>
      <w:r w:rsidRPr="00FC1BD9">
        <w:rPr>
          <w:rFonts w:ascii="Times New Roman" w:eastAsiaTheme="majorEastAsia" w:hAnsi="Times New Roman"/>
          <w:szCs w:val="21"/>
        </w:rPr>
        <w:t>准确地找到了汽车的位置（见图</w:t>
      </w:r>
      <w:r w:rsidR="00BD0454">
        <w:rPr>
          <w:rFonts w:ascii="Times New Roman" w:eastAsiaTheme="majorEastAsia" w:hAnsi="Times New Roman"/>
          <w:szCs w:val="21"/>
        </w:rPr>
        <w:t>4</w:t>
      </w:r>
      <w:r w:rsidRPr="00FC1BD9">
        <w:rPr>
          <w:rFonts w:ascii="Times New Roman" w:eastAsiaTheme="majorEastAsia" w:hAnsi="Times New Roman"/>
          <w:szCs w:val="21"/>
        </w:rPr>
        <w:t>，红色矩形框完整包围了汽车）。随着时间的推移，无人机飞到了汽车的右侧面，视角相对初始位置发生较大变化，我们发现</w:t>
      </w:r>
      <w:r w:rsidRPr="00FC1BD9">
        <w:rPr>
          <w:rFonts w:ascii="Times New Roman" w:eastAsiaTheme="majorEastAsia" w:hAnsi="Times New Roman"/>
          <w:szCs w:val="21"/>
        </w:rPr>
        <w:t>KCF</w:t>
      </w:r>
      <w:r w:rsidRPr="00FC1BD9">
        <w:rPr>
          <w:rFonts w:ascii="Times New Roman" w:eastAsiaTheme="majorEastAsia" w:hAnsi="Times New Roman"/>
          <w:szCs w:val="21"/>
        </w:rPr>
        <w:t>逐渐无法跟踪到正确的目标（见图</w:t>
      </w:r>
      <w:r w:rsidR="00BD0454">
        <w:rPr>
          <w:rFonts w:ascii="Times New Roman" w:eastAsiaTheme="majorEastAsia" w:hAnsi="Times New Roman"/>
          <w:szCs w:val="21"/>
        </w:rPr>
        <w:t>5</w:t>
      </w:r>
      <w:r w:rsidRPr="00FC1BD9">
        <w:rPr>
          <w:rFonts w:ascii="Times New Roman" w:eastAsiaTheme="majorEastAsia" w:hAnsi="Times New Roman"/>
          <w:szCs w:val="21"/>
        </w:rPr>
        <w:t>，红色矩形框仅能包围汽车的小部分车尾）。</w:t>
      </w:r>
    </w:p>
    <w:p w14:paraId="52DB31AA" w14:textId="77777777" w:rsidR="00746ED9" w:rsidRPr="00FC1BD9" w:rsidRDefault="00746ED9" w:rsidP="00711285">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7C71684B" wp14:editId="25BB0D9E">
            <wp:extent cx="2520000" cy="149604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初始检测.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0000" cy="1496041"/>
                    </a:xfrm>
                    <a:prstGeom prst="rect">
                      <a:avLst/>
                    </a:prstGeom>
                  </pic:spPr>
                </pic:pic>
              </a:graphicData>
            </a:graphic>
          </wp:inline>
        </w:drawing>
      </w:r>
      <w:r w:rsidRPr="00FC1BD9">
        <w:rPr>
          <w:rFonts w:ascii="Times New Roman" w:eastAsiaTheme="majorEastAsia" w:hAnsi="Times New Roman"/>
          <w:szCs w:val="21"/>
        </w:rPr>
        <w:t xml:space="preserve"> </w:t>
      </w:r>
      <w:r w:rsidRPr="00FC1BD9">
        <w:rPr>
          <w:rFonts w:ascii="Times New Roman" w:eastAsiaTheme="majorEastAsia" w:hAnsi="Times New Roman"/>
          <w:noProof/>
          <w:szCs w:val="21"/>
        </w:rPr>
        <w:drawing>
          <wp:inline distT="0" distB="0" distL="0" distR="0" wp14:anchorId="1406305B" wp14:editId="4C79D140">
            <wp:extent cx="2520000" cy="149604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跟踪偏移.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0000" cy="1496041"/>
                    </a:xfrm>
                    <a:prstGeom prst="rect">
                      <a:avLst/>
                    </a:prstGeom>
                  </pic:spPr>
                </pic:pic>
              </a:graphicData>
            </a:graphic>
          </wp:inline>
        </w:drawing>
      </w:r>
    </w:p>
    <w:p w14:paraId="3E0D27FA" w14:textId="3562ED14" w:rsidR="00746ED9" w:rsidRPr="00FC1BD9" w:rsidRDefault="00746ED9" w:rsidP="00711285">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szCs w:val="21"/>
        </w:rPr>
        <w:t>图</w:t>
      </w:r>
      <w:r w:rsidRPr="00FC1BD9">
        <w:rPr>
          <w:rFonts w:ascii="Times New Roman" w:eastAsiaTheme="majorEastAsia" w:hAnsi="Times New Roman"/>
          <w:szCs w:val="21"/>
        </w:rPr>
        <w:t xml:space="preserve"> </w:t>
      </w:r>
      <w:r w:rsidR="00BD0454">
        <w:rPr>
          <w:rFonts w:ascii="Times New Roman" w:eastAsiaTheme="majorEastAsia" w:hAnsi="Times New Roman"/>
          <w:szCs w:val="21"/>
        </w:rPr>
        <w:t>4</w:t>
      </w:r>
      <w:r w:rsidR="00F4042A">
        <w:rPr>
          <w:rFonts w:ascii="Times New Roman" w:eastAsiaTheme="majorEastAsia" w:hAnsi="Times New Roman"/>
          <w:szCs w:val="21"/>
        </w:rPr>
        <w:t xml:space="preserve"> </w:t>
      </w:r>
      <w:r w:rsidR="00F4042A">
        <w:rPr>
          <w:rFonts w:ascii="Times New Roman" w:eastAsiaTheme="majorEastAsia" w:hAnsi="Times New Roman" w:hint="eastAsia"/>
          <w:szCs w:val="21"/>
        </w:rPr>
        <w:t>准确检测</w:t>
      </w:r>
      <w:r w:rsidRPr="00FC1BD9">
        <w:rPr>
          <w:rFonts w:ascii="Times New Roman" w:eastAsiaTheme="majorEastAsia" w:hAnsi="Times New Roman"/>
          <w:szCs w:val="21"/>
        </w:rPr>
        <w:t xml:space="preserve"> </w:t>
      </w:r>
      <w:r w:rsidR="00F4042A">
        <w:rPr>
          <w:rFonts w:ascii="Times New Roman" w:eastAsiaTheme="majorEastAsia" w:hAnsi="Times New Roman"/>
          <w:szCs w:val="21"/>
        </w:rPr>
        <w:t xml:space="preserve">                    </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图</w:t>
      </w:r>
      <w:r w:rsidR="00BD0454">
        <w:rPr>
          <w:rFonts w:ascii="Times New Roman" w:eastAsiaTheme="majorEastAsia" w:hAnsi="Times New Roman"/>
          <w:szCs w:val="21"/>
        </w:rPr>
        <w:t>5</w:t>
      </w:r>
      <w:r w:rsidR="00F4042A">
        <w:rPr>
          <w:rFonts w:ascii="Times New Roman" w:eastAsiaTheme="majorEastAsia" w:hAnsi="Times New Roman"/>
          <w:szCs w:val="21"/>
        </w:rPr>
        <w:t xml:space="preserve"> </w:t>
      </w:r>
      <w:r w:rsidR="00F4042A">
        <w:rPr>
          <w:rFonts w:ascii="Times New Roman" w:eastAsiaTheme="majorEastAsia" w:hAnsi="Times New Roman" w:hint="eastAsia"/>
          <w:szCs w:val="21"/>
        </w:rPr>
        <w:t>跟踪丢失</w:t>
      </w:r>
    </w:p>
    <w:p w14:paraId="38BC4A84" w14:textId="101BD342" w:rsidR="00746ED9" w:rsidRDefault="00746ED9"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跟踪丢失的原因在于视角相对初始位置发生较大变化，</w:t>
      </w:r>
      <w:r w:rsidRPr="00FC1BD9">
        <w:rPr>
          <w:rFonts w:ascii="Times New Roman" w:eastAsiaTheme="majorEastAsia" w:hAnsi="Times New Roman"/>
          <w:szCs w:val="21"/>
        </w:rPr>
        <w:t>KCF</w:t>
      </w:r>
      <w:r w:rsidRPr="00FC1BD9">
        <w:rPr>
          <w:rFonts w:ascii="Times New Roman" w:eastAsiaTheme="majorEastAsia" w:hAnsi="Times New Roman"/>
          <w:szCs w:val="21"/>
        </w:rPr>
        <w:t>算法</w:t>
      </w:r>
      <w:r w:rsidRPr="00FC1BD9">
        <w:rPr>
          <w:rFonts w:ascii="Times New Roman" w:eastAsiaTheme="majorEastAsia" w:hAnsi="Times New Roman"/>
          <w:szCs w:val="21"/>
        </w:rPr>
        <w:t>“</w:t>
      </w:r>
      <w:r w:rsidRPr="00FC1BD9">
        <w:rPr>
          <w:rFonts w:ascii="Times New Roman" w:eastAsiaTheme="majorEastAsia" w:hAnsi="Times New Roman"/>
          <w:szCs w:val="21"/>
        </w:rPr>
        <w:t>记忆中的车尾</w:t>
      </w:r>
      <w:r w:rsidRPr="00FC1BD9">
        <w:rPr>
          <w:rFonts w:ascii="Times New Roman" w:eastAsiaTheme="majorEastAsia" w:hAnsi="Times New Roman"/>
          <w:szCs w:val="21"/>
        </w:rPr>
        <w:t>”</w:t>
      </w:r>
      <w:r w:rsidRPr="00FC1BD9">
        <w:rPr>
          <w:rFonts w:ascii="Times New Roman" w:eastAsiaTheme="majorEastAsia" w:hAnsi="Times New Roman"/>
          <w:szCs w:val="21"/>
        </w:rPr>
        <w:t>在侧飞时并未出现在图像中。为了矫正这种跟踪错误，每隔一定的帧数，使用</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目标检测模型重新获得准确的车辆位置</w:t>
      </w:r>
      <w:proofErr w:type="spellStart"/>
      <w:r w:rsidRPr="00FC1BD9">
        <w:rPr>
          <w:rFonts w:ascii="Times New Roman" w:eastAsiaTheme="majorEastAsia" w:hAnsi="Times New Roman"/>
          <w:szCs w:val="21"/>
        </w:rPr>
        <w:t>bbox</w:t>
      </w:r>
      <w:proofErr w:type="spellEnd"/>
      <w:r w:rsidRPr="00FC1BD9">
        <w:rPr>
          <w:rFonts w:ascii="Times New Roman" w:eastAsiaTheme="majorEastAsia" w:hAnsi="Times New Roman"/>
          <w:szCs w:val="21"/>
        </w:rPr>
        <w:t>，并更新</w:t>
      </w:r>
      <w:r w:rsidRPr="00FC1BD9">
        <w:rPr>
          <w:rFonts w:ascii="Times New Roman" w:eastAsiaTheme="majorEastAsia" w:hAnsi="Times New Roman"/>
          <w:szCs w:val="21"/>
        </w:rPr>
        <w:t>KCF</w:t>
      </w:r>
      <w:r w:rsidRPr="00FC1BD9">
        <w:rPr>
          <w:rFonts w:ascii="Times New Roman" w:eastAsiaTheme="majorEastAsia" w:hAnsi="Times New Roman"/>
          <w:szCs w:val="21"/>
        </w:rPr>
        <w:t>跟踪算法的输入，使</w:t>
      </w:r>
      <w:r w:rsidRPr="00FC1BD9">
        <w:rPr>
          <w:rFonts w:ascii="Times New Roman" w:eastAsiaTheme="majorEastAsia" w:hAnsi="Times New Roman"/>
          <w:szCs w:val="21"/>
        </w:rPr>
        <w:t>KCF</w:t>
      </w:r>
      <w:r w:rsidRPr="00FC1BD9">
        <w:rPr>
          <w:rFonts w:ascii="Times New Roman" w:eastAsiaTheme="majorEastAsia" w:hAnsi="Times New Roman"/>
          <w:szCs w:val="21"/>
        </w:rPr>
        <w:t>算法</w:t>
      </w:r>
      <w:r w:rsidRPr="00FC1BD9">
        <w:rPr>
          <w:rFonts w:ascii="Times New Roman" w:eastAsiaTheme="majorEastAsia" w:hAnsi="Times New Roman"/>
          <w:szCs w:val="21"/>
        </w:rPr>
        <w:t>“</w:t>
      </w:r>
      <w:r w:rsidRPr="00FC1BD9">
        <w:rPr>
          <w:rFonts w:ascii="Times New Roman" w:eastAsiaTheme="majorEastAsia" w:hAnsi="Times New Roman"/>
          <w:szCs w:val="21"/>
        </w:rPr>
        <w:t>记忆犹新</w:t>
      </w:r>
      <w:r w:rsidRPr="00FC1BD9">
        <w:rPr>
          <w:rFonts w:ascii="Times New Roman" w:eastAsiaTheme="majorEastAsia" w:hAnsi="Times New Roman"/>
          <w:szCs w:val="21"/>
        </w:rPr>
        <w:t>”</w:t>
      </w:r>
      <w:r w:rsidRPr="00FC1BD9">
        <w:rPr>
          <w:rFonts w:ascii="Times New Roman" w:eastAsiaTheme="majorEastAsia" w:hAnsi="Times New Roman"/>
          <w:szCs w:val="21"/>
        </w:rPr>
        <w:t>。</w:t>
      </w:r>
    </w:p>
    <w:p w14:paraId="402C341A" w14:textId="0C3AD464" w:rsidR="004B4D7A" w:rsidRPr="00FC1BD9" w:rsidRDefault="004B4D7A"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最佳检测间隔</w:t>
      </w:r>
    </w:p>
    <w:p w14:paraId="5227EC73" w14:textId="0A59B60C" w:rsidR="0016073F" w:rsidRPr="0016073F" w:rsidRDefault="0016073F" w:rsidP="0016073F">
      <w:pPr>
        <w:spacing w:line="360" w:lineRule="auto"/>
        <w:ind w:firstLine="420"/>
        <w:jc w:val="left"/>
        <w:rPr>
          <w:rFonts w:ascii="Times New Roman" w:eastAsiaTheme="majorEastAsia" w:hAnsi="Times New Roman"/>
          <w:szCs w:val="21"/>
          <w:shd w:val="clear" w:color="auto" w:fill="FFFFFF"/>
        </w:rPr>
      </w:pPr>
      <w:r>
        <w:rPr>
          <w:rFonts w:ascii="Times New Roman" w:eastAsiaTheme="majorEastAsia" w:hAnsi="Times New Roman" w:hint="eastAsia"/>
          <w:szCs w:val="21"/>
          <w:shd w:val="clear" w:color="auto" w:fill="FFFFFF"/>
        </w:rPr>
        <w:t>Y</w:t>
      </w:r>
      <w:r>
        <w:rPr>
          <w:rFonts w:ascii="Times New Roman" w:eastAsiaTheme="majorEastAsia" w:hAnsi="Times New Roman"/>
          <w:szCs w:val="21"/>
          <w:shd w:val="clear" w:color="auto" w:fill="FFFFFF"/>
        </w:rPr>
        <w:t>OLOv4</w:t>
      </w:r>
      <w:r>
        <w:rPr>
          <w:rFonts w:ascii="Times New Roman" w:eastAsiaTheme="majorEastAsia" w:hAnsi="Times New Roman" w:hint="eastAsia"/>
          <w:szCs w:val="21"/>
          <w:shd w:val="clear" w:color="auto" w:fill="FFFFFF"/>
        </w:rPr>
        <w:t>目标检测有更高的准确率，但是检测耗时较长；</w:t>
      </w:r>
      <w:r>
        <w:rPr>
          <w:rFonts w:ascii="Times New Roman" w:eastAsiaTheme="majorEastAsia" w:hAnsi="Times New Roman" w:hint="eastAsia"/>
          <w:szCs w:val="21"/>
          <w:shd w:val="clear" w:color="auto" w:fill="FFFFFF"/>
        </w:rPr>
        <w:t>K</w:t>
      </w:r>
      <w:r>
        <w:rPr>
          <w:rFonts w:ascii="Times New Roman" w:eastAsiaTheme="majorEastAsia" w:hAnsi="Times New Roman"/>
          <w:szCs w:val="21"/>
          <w:shd w:val="clear" w:color="auto" w:fill="FFFFFF"/>
        </w:rPr>
        <w:t>CF</w:t>
      </w:r>
      <w:r>
        <w:rPr>
          <w:rFonts w:ascii="Times New Roman" w:eastAsiaTheme="majorEastAsia" w:hAnsi="Times New Roman" w:hint="eastAsia"/>
          <w:szCs w:val="21"/>
          <w:shd w:val="clear" w:color="auto" w:fill="FFFFFF"/>
        </w:rPr>
        <w:t>目标跟踪有更快的运行速度，但是容易出现跟踪目标丢失的情况。因此，考虑将</w:t>
      </w:r>
      <w:r>
        <w:rPr>
          <w:rFonts w:ascii="Times New Roman" w:eastAsiaTheme="majorEastAsia" w:hAnsi="Times New Roman" w:hint="eastAsia"/>
          <w:szCs w:val="21"/>
          <w:shd w:val="clear" w:color="auto" w:fill="FFFFFF"/>
        </w:rPr>
        <w:t>Y</w:t>
      </w:r>
      <w:r>
        <w:rPr>
          <w:rFonts w:ascii="Times New Roman" w:eastAsiaTheme="majorEastAsia" w:hAnsi="Times New Roman"/>
          <w:szCs w:val="21"/>
          <w:shd w:val="clear" w:color="auto" w:fill="FFFFFF"/>
        </w:rPr>
        <w:t>OLOv4</w:t>
      </w:r>
      <w:r>
        <w:rPr>
          <w:rFonts w:ascii="Times New Roman" w:eastAsiaTheme="majorEastAsia" w:hAnsi="Times New Roman" w:hint="eastAsia"/>
          <w:szCs w:val="21"/>
          <w:shd w:val="clear" w:color="auto" w:fill="FFFFFF"/>
        </w:rPr>
        <w:t>目标检测与</w:t>
      </w:r>
      <w:r>
        <w:rPr>
          <w:rFonts w:ascii="Times New Roman" w:eastAsiaTheme="majorEastAsia" w:hAnsi="Times New Roman" w:hint="eastAsia"/>
          <w:szCs w:val="21"/>
          <w:shd w:val="clear" w:color="auto" w:fill="FFFFFF"/>
        </w:rPr>
        <w:t>K</w:t>
      </w:r>
      <w:r>
        <w:rPr>
          <w:rFonts w:ascii="Times New Roman" w:eastAsiaTheme="majorEastAsia" w:hAnsi="Times New Roman"/>
          <w:szCs w:val="21"/>
          <w:shd w:val="clear" w:color="auto" w:fill="FFFFFF"/>
        </w:rPr>
        <w:t>CF</w:t>
      </w:r>
      <w:r>
        <w:rPr>
          <w:rFonts w:ascii="Times New Roman" w:eastAsiaTheme="majorEastAsia" w:hAnsi="Times New Roman" w:hint="eastAsia"/>
          <w:szCs w:val="21"/>
          <w:shd w:val="clear" w:color="auto" w:fill="FFFFFF"/>
        </w:rPr>
        <w:t>目标跟踪结合使用，从而兼顾检测准确率与实时性。</w:t>
      </w:r>
    </w:p>
    <w:p w14:paraId="47F2C99C" w14:textId="126326E8" w:rsidR="008B488A" w:rsidRDefault="003211CF" w:rsidP="00711285">
      <w:pPr>
        <w:spacing w:line="360" w:lineRule="auto"/>
        <w:ind w:firstLineChars="200" w:firstLine="420"/>
        <w:rPr>
          <w:rFonts w:ascii="Times New Roman" w:eastAsiaTheme="majorEastAsia" w:hAnsi="Times New Roman"/>
          <w:szCs w:val="21"/>
        </w:rPr>
      </w:pPr>
      <w:r w:rsidRPr="00FC1BD9">
        <w:rPr>
          <w:rFonts w:ascii="Times New Roman" w:eastAsiaTheme="majorEastAsia" w:hAnsi="Times New Roman"/>
          <w:szCs w:val="21"/>
        </w:rPr>
        <w:t>本节以</w:t>
      </w:r>
      <w:r w:rsidRPr="0052349F">
        <w:rPr>
          <w:rFonts w:ascii="Times New Roman" w:eastAsiaTheme="majorEastAsia" w:hAnsi="Times New Roman" w:hint="eastAsia"/>
          <w:szCs w:val="21"/>
        </w:rPr>
        <w:t>Y</w:t>
      </w:r>
      <w:r w:rsidRPr="0052349F">
        <w:rPr>
          <w:rFonts w:ascii="Times New Roman" w:eastAsiaTheme="majorEastAsia" w:hAnsi="Times New Roman"/>
          <w:szCs w:val="21"/>
        </w:rPr>
        <w:t>OLOv4</w:t>
      </w:r>
      <w:r w:rsidRPr="0052349F">
        <w:rPr>
          <w:rFonts w:ascii="Times New Roman" w:eastAsiaTheme="majorEastAsia" w:hAnsi="Times New Roman"/>
          <w:szCs w:val="21"/>
        </w:rPr>
        <w:t>检测间隔</w:t>
      </w:r>
      <w:r w:rsidRPr="0052349F">
        <w:rPr>
          <w:rFonts w:ascii="Times New Roman" w:eastAsiaTheme="majorEastAsia" w:hAnsi="Times New Roman" w:hint="eastAsia"/>
          <w:szCs w:val="21"/>
        </w:rPr>
        <w:t>为</w:t>
      </w:r>
      <w:r w:rsidRPr="0052349F">
        <w:rPr>
          <w:rFonts w:ascii="Times New Roman" w:eastAsiaTheme="majorEastAsia" w:hAnsi="Times New Roman" w:hint="eastAsia"/>
          <w:szCs w:val="21"/>
        </w:rPr>
        <w:t>0</w:t>
      </w:r>
      <w:r w:rsidRPr="0052349F">
        <w:rPr>
          <w:rFonts w:ascii="Times New Roman" w:eastAsiaTheme="majorEastAsia" w:hAnsi="Times New Roman" w:hint="eastAsia"/>
          <w:szCs w:val="21"/>
        </w:rPr>
        <w:t>（</w:t>
      </w:r>
      <w:r w:rsidRPr="0052349F">
        <w:rPr>
          <w:rFonts w:ascii="Times New Roman" w:eastAsiaTheme="majorEastAsia" w:hAnsi="Times New Roman"/>
          <w:szCs w:val="21"/>
        </w:rPr>
        <w:t>所有</w:t>
      </w:r>
      <w:proofErr w:type="gramStart"/>
      <w:r w:rsidRPr="0052349F">
        <w:rPr>
          <w:rFonts w:ascii="Times New Roman" w:eastAsiaTheme="majorEastAsia" w:hAnsi="Times New Roman" w:hint="eastAsia"/>
          <w:szCs w:val="21"/>
        </w:rPr>
        <w:t>图像</w:t>
      </w:r>
      <w:r w:rsidRPr="0052349F">
        <w:rPr>
          <w:rFonts w:ascii="Times New Roman" w:eastAsiaTheme="majorEastAsia" w:hAnsi="Times New Roman"/>
          <w:szCs w:val="21"/>
        </w:rPr>
        <w:t>帧均</w:t>
      </w:r>
      <w:r w:rsidRPr="0052349F">
        <w:rPr>
          <w:rFonts w:ascii="Times New Roman" w:eastAsiaTheme="majorEastAsia" w:hAnsi="Times New Roman" w:hint="eastAsia"/>
          <w:szCs w:val="21"/>
        </w:rPr>
        <w:t>使用</w:t>
      </w:r>
      <w:proofErr w:type="gramEnd"/>
      <w:r w:rsidRPr="0052349F">
        <w:rPr>
          <w:rFonts w:ascii="Times New Roman" w:eastAsiaTheme="majorEastAsia" w:hAnsi="Times New Roman"/>
          <w:szCs w:val="21"/>
        </w:rPr>
        <w:t>YOLOv4</w:t>
      </w:r>
      <w:r w:rsidRPr="0052349F">
        <w:rPr>
          <w:rFonts w:ascii="Times New Roman" w:eastAsiaTheme="majorEastAsia" w:hAnsi="Times New Roman"/>
          <w:szCs w:val="21"/>
        </w:rPr>
        <w:t>目标检测</w:t>
      </w:r>
      <w:r w:rsidRPr="0052349F">
        <w:rPr>
          <w:rFonts w:ascii="Times New Roman" w:eastAsiaTheme="majorEastAsia" w:hAnsi="Times New Roman" w:hint="eastAsia"/>
          <w:szCs w:val="21"/>
        </w:rPr>
        <w:t>）</w:t>
      </w:r>
      <w:r>
        <w:rPr>
          <w:rFonts w:ascii="Times New Roman" w:eastAsiaTheme="majorEastAsia" w:hAnsi="Times New Roman" w:hint="eastAsia"/>
          <w:szCs w:val="21"/>
        </w:rPr>
        <w:t>时</w:t>
      </w:r>
      <w:r w:rsidRPr="00FC1BD9">
        <w:rPr>
          <w:rFonts w:ascii="Times New Roman" w:eastAsiaTheme="majorEastAsia" w:hAnsi="Times New Roman"/>
          <w:szCs w:val="21"/>
        </w:rPr>
        <w:t>得到的</w:t>
      </w:r>
      <w:r>
        <w:rPr>
          <w:rFonts w:ascii="Times New Roman" w:eastAsiaTheme="majorEastAsia" w:hAnsi="Times New Roman" w:hint="eastAsia"/>
          <w:szCs w:val="21"/>
        </w:rPr>
        <w:t>目标位置</w:t>
      </w:r>
      <w:proofErr w:type="spellStart"/>
      <w:r w:rsidRPr="00FC1BD9">
        <w:rPr>
          <w:rFonts w:ascii="Times New Roman" w:eastAsiaTheme="majorEastAsia" w:hAnsi="Times New Roman"/>
          <w:szCs w:val="21"/>
        </w:rPr>
        <w:t>bbox</w:t>
      </w:r>
      <w:proofErr w:type="spellEnd"/>
      <w:r>
        <w:rPr>
          <w:rFonts w:ascii="Times New Roman" w:eastAsiaTheme="majorEastAsia" w:hAnsi="Times New Roman" w:hint="eastAsia"/>
          <w:szCs w:val="21"/>
        </w:rPr>
        <w:t>（</w:t>
      </w:r>
      <w:r>
        <w:rPr>
          <w:rFonts w:ascii="Times New Roman" w:eastAsiaTheme="majorEastAsia" w:hAnsi="Times New Roman" w:hint="eastAsia"/>
          <w:szCs w:val="21"/>
        </w:rPr>
        <w:t>B</w:t>
      </w:r>
      <w:r>
        <w:rPr>
          <w:rFonts w:ascii="Times New Roman" w:eastAsiaTheme="majorEastAsia" w:hAnsi="Times New Roman"/>
          <w:szCs w:val="21"/>
        </w:rPr>
        <w:t>ounding Box</w:t>
      </w:r>
      <w:r>
        <w:rPr>
          <w:rFonts w:ascii="Times New Roman" w:eastAsiaTheme="majorEastAsia" w:hAnsi="Times New Roman" w:hint="eastAsia"/>
          <w:szCs w:val="21"/>
        </w:rPr>
        <w:t>）</w:t>
      </w:r>
      <w:r w:rsidRPr="00FC1BD9">
        <w:rPr>
          <w:rFonts w:ascii="Times New Roman" w:eastAsiaTheme="majorEastAsia" w:hAnsi="Times New Roman"/>
          <w:szCs w:val="21"/>
        </w:rPr>
        <w:t>和运行时间</w:t>
      </w:r>
      <w:r>
        <w:rPr>
          <w:rFonts w:ascii="Times New Roman" w:eastAsiaTheme="majorEastAsia" w:hAnsi="Times New Roman" w:hint="eastAsia"/>
          <w:szCs w:val="21"/>
        </w:rPr>
        <w:t>（</w:t>
      </w:r>
      <w:r>
        <w:rPr>
          <w:rFonts w:ascii="Times New Roman" w:eastAsiaTheme="majorEastAsia" w:hAnsi="Times New Roman" w:hint="eastAsia"/>
          <w:szCs w:val="21"/>
        </w:rPr>
        <w:t>E</w:t>
      </w:r>
      <w:r>
        <w:rPr>
          <w:rFonts w:ascii="Times New Roman" w:eastAsiaTheme="majorEastAsia" w:hAnsi="Times New Roman"/>
          <w:szCs w:val="21"/>
        </w:rPr>
        <w:t>lapse Time</w:t>
      </w:r>
      <w:r>
        <w:rPr>
          <w:rFonts w:ascii="Times New Roman" w:eastAsiaTheme="majorEastAsia" w:hAnsi="Times New Roman" w:hint="eastAsia"/>
          <w:szCs w:val="21"/>
        </w:rPr>
        <w:t>）</w:t>
      </w:r>
      <w:r w:rsidRPr="0052349F">
        <w:rPr>
          <w:rFonts w:ascii="Times New Roman" w:eastAsiaTheme="majorEastAsia" w:hAnsi="Times New Roman" w:hint="eastAsia"/>
          <w:szCs w:val="21"/>
        </w:rPr>
        <w:t>作</w:t>
      </w:r>
      <w:r w:rsidRPr="0052349F">
        <w:rPr>
          <w:rFonts w:ascii="Times New Roman" w:eastAsiaTheme="majorEastAsia" w:hAnsi="Times New Roman"/>
          <w:szCs w:val="21"/>
        </w:rPr>
        <w:t>为基线，</w:t>
      </w:r>
      <w:r w:rsidRPr="0052349F">
        <w:rPr>
          <w:rFonts w:ascii="Times New Roman" w:eastAsiaTheme="majorEastAsia" w:hAnsi="Times New Roman" w:hint="eastAsia"/>
          <w:szCs w:val="21"/>
        </w:rPr>
        <w:t>将</w:t>
      </w:r>
      <w:r w:rsidRPr="0052349F">
        <w:rPr>
          <w:rFonts w:ascii="Times New Roman" w:eastAsiaTheme="majorEastAsia" w:hAnsi="Times New Roman" w:hint="eastAsia"/>
          <w:szCs w:val="21"/>
        </w:rPr>
        <w:t>Y</w:t>
      </w:r>
      <w:r w:rsidRPr="0052349F">
        <w:rPr>
          <w:rFonts w:ascii="Times New Roman" w:eastAsiaTheme="majorEastAsia" w:hAnsi="Times New Roman"/>
          <w:szCs w:val="21"/>
        </w:rPr>
        <w:t>OLOv4</w:t>
      </w:r>
      <w:r w:rsidRPr="0052349F">
        <w:rPr>
          <w:rFonts w:ascii="Times New Roman" w:eastAsiaTheme="majorEastAsia" w:hAnsi="Times New Roman"/>
          <w:szCs w:val="21"/>
        </w:rPr>
        <w:t>检测间隔</w:t>
      </w:r>
      <w:r w:rsidRPr="0052349F">
        <w:rPr>
          <w:rFonts w:ascii="Times New Roman" w:eastAsiaTheme="majorEastAsia" w:hAnsi="Times New Roman" w:hint="eastAsia"/>
          <w:szCs w:val="21"/>
        </w:rPr>
        <w:t>为</w:t>
      </w:r>
      <w:r w:rsidRPr="0052349F">
        <w:rPr>
          <w:rFonts w:ascii="Times New Roman" w:eastAsiaTheme="majorEastAsia" w:hAnsi="Times New Roman"/>
          <w:szCs w:val="21"/>
        </w:rPr>
        <w:t>1~100</w:t>
      </w:r>
      <w:r w:rsidRPr="0052349F">
        <w:rPr>
          <w:rFonts w:ascii="Times New Roman" w:eastAsiaTheme="majorEastAsia" w:hAnsi="Times New Roman" w:hint="eastAsia"/>
          <w:szCs w:val="21"/>
        </w:rPr>
        <w:t>（中间图像</w:t>
      </w:r>
      <w:proofErr w:type="gramStart"/>
      <w:r w:rsidRPr="0052349F">
        <w:rPr>
          <w:rFonts w:ascii="Times New Roman" w:eastAsiaTheme="majorEastAsia" w:hAnsi="Times New Roman" w:hint="eastAsia"/>
          <w:szCs w:val="21"/>
        </w:rPr>
        <w:t>帧</w:t>
      </w:r>
      <w:proofErr w:type="gramEnd"/>
      <w:r w:rsidRPr="0052349F">
        <w:rPr>
          <w:rFonts w:ascii="Times New Roman" w:eastAsiaTheme="majorEastAsia" w:hAnsi="Times New Roman" w:hint="eastAsia"/>
          <w:szCs w:val="21"/>
        </w:rPr>
        <w:t>使用</w:t>
      </w:r>
      <w:r w:rsidRPr="0052349F">
        <w:rPr>
          <w:rFonts w:ascii="Times New Roman" w:eastAsiaTheme="majorEastAsia" w:hAnsi="Times New Roman" w:hint="eastAsia"/>
          <w:szCs w:val="21"/>
        </w:rPr>
        <w:t>K</w:t>
      </w:r>
      <w:r w:rsidRPr="0052349F">
        <w:rPr>
          <w:rFonts w:ascii="Times New Roman" w:eastAsiaTheme="majorEastAsia" w:hAnsi="Times New Roman"/>
          <w:szCs w:val="21"/>
        </w:rPr>
        <w:t>CF</w:t>
      </w:r>
      <w:r w:rsidRPr="0052349F">
        <w:rPr>
          <w:rFonts w:ascii="Times New Roman" w:eastAsiaTheme="majorEastAsia" w:hAnsi="Times New Roman" w:hint="eastAsia"/>
          <w:szCs w:val="21"/>
        </w:rPr>
        <w:t>目标跟踪）作为优化对照</w:t>
      </w:r>
      <w:r w:rsidRPr="0052349F">
        <w:rPr>
          <w:rFonts w:ascii="Times New Roman" w:eastAsiaTheme="majorEastAsia" w:hAnsi="Times New Roman"/>
          <w:szCs w:val="21"/>
        </w:rPr>
        <w:t>，</w:t>
      </w:r>
      <w:r w:rsidR="008B488A" w:rsidRPr="00FC1BD9">
        <w:rPr>
          <w:rFonts w:ascii="Times New Roman" w:eastAsiaTheme="majorEastAsia" w:hAnsi="Times New Roman"/>
          <w:szCs w:val="21"/>
        </w:rPr>
        <w:t>研究不同</w:t>
      </w:r>
      <w:r w:rsidR="008B488A" w:rsidRPr="00FC1BD9">
        <w:rPr>
          <w:rFonts w:ascii="Times New Roman" w:eastAsiaTheme="majorEastAsia" w:hAnsi="Times New Roman"/>
          <w:szCs w:val="21"/>
        </w:rPr>
        <w:t>YOLOv4</w:t>
      </w:r>
      <w:r w:rsidR="008B488A" w:rsidRPr="00FC1BD9">
        <w:rPr>
          <w:rFonts w:ascii="Times New Roman" w:eastAsiaTheme="majorEastAsia" w:hAnsi="Times New Roman"/>
          <w:szCs w:val="21"/>
        </w:rPr>
        <w:t>检测间隔时的准确率和运行效率情况。</w:t>
      </w:r>
    </w:p>
    <w:p w14:paraId="3EB98E27" w14:textId="0EBD8709" w:rsidR="00C37F2D" w:rsidRDefault="00C37F2D" w:rsidP="003211CF">
      <w:pPr>
        <w:spacing w:line="360" w:lineRule="auto"/>
        <w:ind w:firstLineChars="200" w:firstLine="420"/>
        <w:jc w:val="center"/>
        <w:rPr>
          <w:rFonts w:ascii="Times New Roman" w:eastAsiaTheme="majorEastAsia" w:hAnsi="Times New Roman"/>
          <w:szCs w:val="21"/>
        </w:rPr>
      </w:pPr>
      <w:r>
        <w:rPr>
          <w:noProof/>
        </w:rPr>
        <w:lastRenderedPageBreak/>
        <w:drawing>
          <wp:inline distT="0" distB="0" distL="0" distR="0" wp14:anchorId="12A21545" wp14:editId="7B7636FE">
            <wp:extent cx="4680000" cy="2848794"/>
            <wp:effectExtent l="0" t="0" r="635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2848794"/>
                    </a:xfrm>
                    <a:prstGeom prst="rect">
                      <a:avLst/>
                    </a:prstGeom>
                  </pic:spPr>
                </pic:pic>
              </a:graphicData>
            </a:graphic>
          </wp:inline>
        </w:drawing>
      </w:r>
    </w:p>
    <w:p w14:paraId="17F225C3" w14:textId="2E75AAFC" w:rsidR="00C37F2D" w:rsidRPr="00FC1BD9" w:rsidRDefault="00C37F2D" w:rsidP="003211CF">
      <w:pPr>
        <w:spacing w:line="360" w:lineRule="auto"/>
        <w:ind w:firstLineChars="200" w:firstLine="420"/>
        <w:jc w:val="center"/>
        <w:rPr>
          <w:rFonts w:ascii="Times New Roman" w:eastAsiaTheme="majorEastAsia" w:hAnsi="Times New Roman"/>
          <w:szCs w:val="21"/>
        </w:rPr>
      </w:pPr>
      <w:r>
        <w:rPr>
          <w:rFonts w:ascii="Times New Roman" w:eastAsiaTheme="majorEastAsia" w:hAnsi="Times New Roman" w:hint="eastAsia"/>
          <w:szCs w:val="21"/>
        </w:rPr>
        <w:t>图</w:t>
      </w:r>
      <w:r>
        <w:rPr>
          <w:rFonts w:ascii="Times New Roman" w:eastAsiaTheme="majorEastAsia" w:hAnsi="Times New Roman" w:hint="eastAsia"/>
          <w:szCs w:val="21"/>
        </w:rPr>
        <w:t>6</w:t>
      </w:r>
      <w:r>
        <w:rPr>
          <w:rFonts w:ascii="Times New Roman" w:eastAsiaTheme="majorEastAsia" w:hAnsi="Times New Roman"/>
          <w:szCs w:val="21"/>
        </w:rPr>
        <w:t xml:space="preserve"> </w:t>
      </w:r>
      <w:r w:rsidR="003211CF">
        <w:rPr>
          <w:rFonts w:ascii="Times New Roman" w:eastAsiaTheme="majorEastAsia" w:hAnsi="Times New Roman" w:hint="eastAsia"/>
          <w:szCs w:val="21"/>
        </w:rPr>
        <w:t>基准与优化</w:t>
      </w:r>
    </w:p>
    <w:p w14:paraId="5E868AF0" w14:textId="76A005C0" w:rsidR="00B23BAD" w:rsidRPr="00FC1BD9" w:rsidRDefault="002C56EE"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对照基准</w:t>
      </w:r>
      <w:r w:rsidR="00104C19" w:rsidRPr="00FC1BD9">
        <w:rPr>
          <w:rFonts w:ascii="Times New Roman" w:eastAsiaTheme="majorEastAsia" w:hAnsi="Times New Roman"/>
          <w:sz w:val="21"/>
          <w:szCs w:val="21"/>
        </w:rPr>
        <w:t>benchmark</w:t>
      </w:r>
    </w:p>
    <w:p w14:paraId="548AE0A7" w14:textId="5FA6549D" w:rsidR="00B45BB6" w:rsidRPr="00FC1BD9" w:rsidRDefault="00C11EF8"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对视频的每帧均进行</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目标检测，然后输出</w:t>
      </w:r>
      <w:proofErr w:type="spellStart"/>
      <w:r w:rsidRPr="00FC1BD9">
        <w:rPr>
          <w:rFonts w:ascii="Times New Roman" w:eastAsiaTheme="majorEastAsia" w:hAnsi="Times New Roman"/>
          <w:szCs w:val="21"/>
        </w:rPr>
        <w:t>bbox</w:t>
      </w:r>
      <w:proofErr w:type="spellEnd"/>
      <w:r w:rsidR="002C56EE" w:rsidRPr="00FC1BD9">
        <w:rPr>
          <w:rFonts w:ascii="Times New Roman" w:eastAsiaTheme="majorEastAsia" w:hAnsi="Times New Roman"/>
          <w:szCs w:val="21"/>
        </w:rPr>
        <w:t>，并输出该段视频总共的检测</w:t>
      </w:r>
      <w:r w:rsidRPr="00FC1BD9">
        <w:rPr>
          <w:rFonts w:ascii="Times New Roman" w:eastAsiaTheme="majorEastAsia" w:hAnsi="Times New Roman"/>
          <w:szCs w:val="21"/>
        </w:rPr>
        <w:t>时间，作为优化对照的基准。部分结果如表</w:t>
      </w:r>
      <w:r w:rsidR="00F4042A">
        <w:rPr>
          <w:rFonts w:ascii="Times New Roman" w:eastAsiaTheme="majorEastAsia" w:hAnsi="Times New Roman"/>
          <w:szCs w:val="21"/>
        </w:rPr>
        <w:t>2</w:t>
      </w:r>
      <w:r w:rsidRPr="00FC1BD9">
        <w:rPr>
          <w:rFonts w:ascii="Times New Roman" w:eastAsiaTheme="majorEastAsia" w:hAnsi="Times New Roman"/>
          <w:szCs w:val="21"/>
        </w:rPr>
        <w:t>所示：</w:t>
      </w:r>
    </w:p>
    <w:p w14:paraId="25511B75" w14:textId="72467441" w:rsidR="00104C19" w:rsidRPr="00FC1BD9" w:rsidRDefault="00104C19"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表</w:t>
      </w:r>
      <w:r w:rsidR="00F4042A">
        <w:rPr>
          <w:rFonts w:ascii="Times New Roman" w:eastAsiaTheme="majorEastAsia" w:hAnsi="Times New Roman"/>
          <w:szCs w:val="21"/>
        </w:rPr>
        <w:t>2</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每帧均进行</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目标检测</w:t>
      </w:r>
    </w:p>
    <w:tbl>
      <w:tblPr>
        <w:tblStyle w:val="af0"/>
        <w:tblW w:w="0" w:type="auto"/>
        <w:jc w:val="center"/>
        <w:tblLook w:val="04A0" w:firstRow="1" w:lastRow="0" w:firstColumn="1" w:lastColumn="0" w:noHBand="0" w:noVBand="1"/>
      </w:tblPr>
      <w:tblGrid>
        <w:gridCol w:w="1512"/>
        <w:gridCol w:w="1402"/>
        <w:gridCol w:w="1402"/>
        <w:gridCol w:w="1402"/>
        <w:gridCol w:w="1402"/>
      </w:tblGrid>
      <w:tr w:rsidR="00961DCA" w:rsidRPr="00FC1BD9" w14:paraId="2D777173" w14:textId="77777777" w:rsidTr="00104C19">
        <w:trPr>
          <w:jc w:val="center"/>
        </w:trPr>
        <w:tc>
          <w:tcPr>
            <w:tcW w:w="1512" w:type="dxa"/>
          </w:tcPr>
          <w:p w14:paraId="01694DC7" w14:textId="06BA5CC4"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frameNo</m:t>
                </m:r>
              </m:oMath>
            </m:oMathPara>
          </w:p>
        </w:tc>
        <w:tc>
          <w:tcPr>
            <w:tcW w:w="1402" w:type="dxa"/>
          </w:tcPr>
          <w:p w14:paraId="25958FA7" w14:textId="1523DA5C"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x1_b</m:t>
                </m:r>
              </m:oMath>
            </m:oMathPara>
          </w:p>
        </w:tc>
        <w:tc>
          <w:tcPr>
            <w:tcW w:w="1402" w:type="dxa"/>
          </w:tcPr>
          <w:p w14:paraId="2BAEAC8C" w14:textId="66989AC3"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y1_b</m:t>
                </m:r>
              </m:oMath>
            </m:oMathPara>
          </w:p>
        </w:tc>
        <w:tc>
          <w:tcPr>
            <w:tcW w:w="1402" w:type="dxa"/>
          </w:tcPr>
          <w:p w14:paraId="51BC8B27" w14:textId="22245ABC"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width_b</m:t>
                </m:r>
              </m:oMath>
            </m:oMathPara>
          </w:p>
        </w:tc>
        <w:tc>
          <w:tcPr>
            <w:tcW w:w="1402" w:type="dxa"/>
          </w:tcPr>
          <w:p w14:paraId="3FD979AD" w14:textId="006453D6"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height_b</m:t>
                </m:r>
              </m:oMath>
            </m:oMathPara>
          </w:p>
        </w:tc>
      </w:tr>
      <w:tr w:rsidR="00961DCA" w:rsidRPr="00FC1BD9" w14:paraId="3C072670" w14:textId="77777777" w:rsidTr="00104C19">
        <w:trPr>
          <w:jc w:val="center"/>
        </w:trPr>
        <w:tc>
          <w:tcPr>
            <w:tcW w:w="1512" w:type="dxa"/>
          </w:tcPr>
          <w:p w14:paraId="5A481BDF" w14:textId="4E77916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w:t>
            </w:r>
          </w:p>
        </w:tc>
        <w:tc>
          <w:tcPr>
            <w:tcW w:w="1402" w:type="dxa"/>
          </w:tcPr>
          <w:p w14:paraId="341A7FCC" w14:textId="083D03D1"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0C36AC50" w14:textId="40A087F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630</w:t>
            </w:r>
          </w:p>
        </w:tc>
        <w:tc>
          <w:tcPr>
            <w:tcW w:w="1402" w:type="dxa"/>
          </w:tcPr>
          <w:p w14:paraId="4AEC16E8" w14:textId="486587D3"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1B6224B6" w14:textId="2EC24699"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197</w:t>
            </w:r>
          </w:p>
        </w:tc>
      </w:tr>
      <w:tr w:rsidR="00961DCA" w:rsidRPr="00FC1BD9" w14:paraId="3E06FB4A" w14:textId="77777777" w:rsidTr="00104C19">
        <w:trPr>
          <w:jc w:val="center"/>
        </w:trPr>
        <w:tc>
          <w:tcPr>
            <w:tcW w:w="1512" w:type="dxa"/>
          </w:tcPr>
          <w:p w14:paraId="795A6C7A" w14:textId="5C11ED7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w:t>
            </w:r>
          </w:p>
        </w:tc>
        <w:tc>
          <w:tcPr>
            <w:tcW w:w="1402" w:type="dxa"/>
          </w:tcPr>
          <w:p w14:paraId="24B1DA3A" w14:textId="2065A080"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662AEFE8" w14:textId="022A1771"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633</w:t>
            </w:r>
          </w:p>
        </w:tc>
        <w:tc>
          <w:tcPr>
            <w:tcW w:w="1402" w:type="dxa"/>
          </w:tcPr>
          <w:p w14:paraId="1994DE98" w14:textId="17544326"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1D0083B3" w14:textId="14AC1CD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194</w:t>
            </w:r>
          </w:p>
        </w:tc>
      </w:tr>
      <w:tr w:rsidR="00961DCA" w:rsidRPr="00FC1BD9" w14:paraId="35AAECA6" w14:textId="77777777" w:rsidTr="00104C19">
        <w:trPr>
          <w:jc w:val="center"/>
        </w:trPr>
        <w:tc>
          <w:tcPr>
            <w:tcW w:w="1512" w:type="dxa"/>
          </w:tcPr>
          <w:p w14:paraId="3E7BE231" w14:textId="310216F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31A13490" w14:textId="167C658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106A4C16" w14:textId="496F1AB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58F59E50" w14:textId="604AA65B"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61C75759" w14:textId="225612A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r>
      <w:tr w:rsidR="00961DCA" w:rsidRPr="00FC1BD9" w14:paraId="496AA41D" w14:textId="77777777" w:rsidTr="00104C19">
        <w:trPr>
          <w:jc w:val="center"/>
        </w:trPr>
        <w:tc>
          <w:tcPr>
            <w:tcW w:w="1512" w:type="dxa"/>
          </w:tcPr>
          <w:p w14:paraId="681E7D7D" w14:textId="63D668A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1608</w:t>
            </w:r>
          </w:p>
        </w:tc>
        <w:tc>
          <w:tcPr>
            <w:tcW w:w="1402" w:type="dxa"/>
          </w:tcPr>
          <w:p w14:paraId="74C11D1E" w14:textId="274948AF"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913</w:t>
            </w:r>
          </w:p>
        </w:tc>
        <w:tc>
          <w:tcPr>
            <w:tcW w:w="1402" w:type="dxa"/>
          </w:tcPr>
          <w:p w14:paraId="2F86F9A4" w14:textId="2D0C5B90"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682</w:t>
            </w:r>
          </w:p>
        </w:tc>
        <w:tc>
          <w:tcPr>
            <w:tcW w:w="1402" w:type="dxa"/>
          </w:tcPr>
          <w:p w14:paraId="6823D83A" w14:textId="71F9BECF"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87</w:t>
            </w:r>
          </w:p>
        </w:tc>
        <w:tc>
          <w:tcPr>
            <w:tcW w:w="1402" w:type="dxa"/>
          </w:tcPr>
          <w:p w14:paraId="422B0622" w14:textId="1AFBA29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70</w:t>
            </w:r>
          </w:p>
        </w:tc>
      </w:tr>
      <w:tr w:rsidR="00FC1BD9" w:rsidRPr="00FC1BD9" w14:paraId="2A5595FE" w14:textId="77777777" w:rsidTr="00104C19">
        <w:trPr>
          <w:jc w:val="center"/>
        </w:trPr>
        <w:tc>
          <w:tcPr>
            <w:tcW w:w="1512" w:type="dxa"/>
          </w:tcPr>
          <w:p w14:paraId="3FF9E943" w14:textId="520A7B0E"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elapseTime_b</m:t>
                </m:r>
              </m:oMath>
            </m:oMathPara>
          </w:p>
        </w:tc>
        <w:tc>
          <w:tcPr>
            <w:tcW w:w="1402" w:type="dxa"/>
          </w:tcPr>
          <w:p w14:paraId="717676F8" w14:textId="3B949E0F"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76.831s</w:t>
            </w:r>
          </w:p>
        </w:tc>
        <w:tc>
          <w:tcPr>
            <w:tcW w:w="1402" w:type="dxa"/>
          </w:tcPr>
          <w:p w14:paraId="68BEFACF"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01A8B4A4"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40269819" w14:textId="77777777" w:rsidR="00104C19" w:rsidRPr="00FC1BD9" w:rsidRDefault="00104C19" w:rsidP="00711285">
            <w:pPr>
              <w:spacing w:line="360" w:lineRule="auto"/>
              <w:jc w:val="center"/>
              <w:rPr>
                <w:rFonts w:ascii="Times New Roman" w:eastAsiaTheme="majorEastAsia" w:hAnsi="Times New Roman" w:cs="Times New Roman"/>
                <w:szCs w:val="21"/>
              </w:rPr>
            </w:pPr>
          </w:p>
        </w:tc>
      </w:tr>
    </w:tbl>
    <w:p w14:paraId="582DF98F" w14:textId="3943269E" w:rsidR="00C11EF8" w:rsidRPr="00FC1BD9" w:rsidRDefault="00C11EF8" w:rsidP="00711285">
      <w:pPr>
        <w:spacing w:line="360" w:lineRule="auto"/>
        <w:ind w:firstLine="420"/>
        <w:jc w:val="left"/>
        <w:rPr>
          <w:rFonts w:ascii="Times New Roman" w:eastAsiaTheme="majorEastAsia" w:hAnsi="Times New Roman"/>
          <w:szCs w:val="21"/>
        </w:rPr>
      </w:pPr>
    </w:p>
    <w:p w14:paraId="6EF61B47" w14:textId="29FFA906" w:rsidR="006936D8" w:rsidRPr="00FC1BD9" w:rsidRDefault="00C11EF8"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其中，</w:t>
      </w:r>
      <w:r w:rsidR="00106C20" w:rsidRPr="00FC1BD9">
        <w:rPr>
          <w:rFonts w:ascii="Times New Roman" w:eastAsiaTheme="majorEastAsia" w:hAnsi="Times New Roman"/>
          <w:szCs w:val="21"/>
        </w:rPr>
        <w:t>(</w:t>
      </w:r>
      <m:oMath>
        <m:r>
          <w:rPr>
            <w:rFonts w:ascii="Cambria Math" w:eastAsiaTheme="majorEastAsia" w:hAnsi="Cambria Math"/>
            <w:szCs w:val="21"/>
          </w:rPr>
          <m:t>x1_b</m:t>
        </m:r>
      </m:oMath>
      <w:r w:rsidR="00106C20" w:rsidRPr="00FC1BD9">
        <w:rPr>
          <w:rFonts w:ascii="Times New Roman" w:eastAsiaTheme="majorEastAsia" w:hAnsi="Times New Roman"/>
          <w:szCs w:val="21"/>
        </w:rPr>
        <w:t xml:space="preserve">, </w:t>
      </w:r>
      <m:oMath>
        <m:r>
          <w:rPr>
            <w:rFonts w:ascii="Cambria Math" w:eastAsiaTheme="majorEastAsia" w:hAnsi="Cambria Math"/>
            <w:szCs w:val="21"/>
          </w:rPr>
          <m:t>y1_b</m:t>
        </m:r>
      </m:oMath>
      <w:r w:rsidR="00106C20" w:rsidRPr="00FC1BD9">
        <w:rPr>
          <w:rFonts w:ascii="Times New Roman" w:eastAsiaTheme="majorEastAsia" w:hAnsi="Times New Roman"/>
          <w:szCs w:val="21"/>
        </w:rPr>
        <w:t>)</w:t>
      </w:r>
      <w:r w:rsidR="00106C20" w:rsidRPr="00FC1BD9">
        <w:rPr>
          <w:rFonts w:ascii="Times New Roman" w:eastAsiaTheme="majorEastAsia" w:hAnsi="Times New Roman"/>
          <w:szCs w:val="21"/>
        </w:rPr>
        <w:t>表示</w:t>
      </w:r>
      <m:oMath>
        <m:r>
          <w:rPr>
            <w:rFonts w:ascii="Cambria Math" w:eastAsiaTheme="majorEastAsia" w:hAnsi="Cambria Math"/>
            <w:szCs w:val="21"/>
          </w:rPr>
          <m:t>benchmark bbox</m:t>
        </m:r>
      </m:oMath>
      <w:r w:rsidR="00106C20" w:rsidRPr="00FC1BD9">
        <w:rPr>
          <w:rFonts w:ascii="Times New Roman" w:eastAsiaTheme="majorEastAsia" w:hAnsi="Times New Roman"/>
          <w:szCs w:val="21"/>
        </w:rPr>
        <w:t>的左上角点，</w:t>
      </w:r>
      <m:oMath>
        <m:r>
          <w:rPr>
            <w:rFonts w:ascii="Cambria Math" w:eastAsiaTheme="majorEastAsia" w:hAnsi="Cambria Math"/>
            <w:szCs w:val="21"/>
          </w:rPr>
          <m:t>width_b</m:t>
        </m:r>
      </m:oMath>
      <w:r w:rsidR="00106C20" w:rsidRPr="00FC1BD9">
        <w:rPr>
          <w:rFonts w:ascii="Times New Roman" w:eastAsiaTheme="majorEastAsia" w:hAnsi="Times New Roman"/>
          <w:szCs w:val="21"/>
        </w:rPr>
        <w:t>和</w:t>
      </w:r>
      <m:oMath>
        <m:r>
          <w:rPr>
            <w:rFonts w:ascii="Cambria Math" w:eastAsiaTheme="majorEastAsia" w:hAnsi="Cambria Math"/>
            <w:szCs w:val="21"/>
          </w:rPr>
          <m:t>height_b</m:t>
        </m:r>
      </m:oMath>
      <w:r w:rsidR="00106C20" w:rsidRPr="00FC1BD9">
        <w:rPr>
          <w:rFonts w:ascii="Times New Roman" w:eastAsiaTheme="majorEastAsia" w:hAnsi="Times New Roman"/>
          <w:szCs w:val="21"/>
        </w:rPr>
        <w:t>分别表示</w:t>
      </w:r>
      <m:oMath>
        <m:r>
          <w:rPr>
            <w:rFonts w:ascii="Cambria Math" w:eastAsiaTheme="majorEastAsia" w:hAnsi="Cambria Math"/>
            <w:szCs w:val="21"/>
          </w:rPr>
          <m:t>benchmark bbox</m:t>
        </m:r>
      </m:oMath>
      <w:r w:rsidR="00106C20" w:rsidRPr="00FC1BD9">
        <w:rPr>
          <w:rFonts w:ascii="Times New Roman" w:eastAsiaTheme="majorEastAsia" w:hAnsi="Times New Roman"/>
          <w:szCs w:val="21"/>
        </w:rPr>
        <w:t>的宽和高。</w:t>
      </w:r>
      <w:r w:rsidR="0016073F">
        <w:rPr>
          <w:rFonts w:ascii="Times New Roman" w:eastAsiaTheme="majorEastAsia" w:hAnsi="Times New Roman" w:hint="eastAsia"/>
          <w:szCs w:val="21"/>
        </w:rPr>
        <w:t xml:space="preserve"> </w:t>
      </w:r>
      <m:oMath>
        <m:r>
          <w:rPr>
            <w:rFonts w:ascii="Cambria Math" w:eastAsiaTheme="majorEastAsia" w:hAnsi="Cambria Math"/>
            <w:szCs w:val="21"/>
          </w:rPr>
          <m:t>elapseTime_b</m:t>
        </m:r>
      </m:oMath>
      <w:r w:rsidR="006936D8" w:rsidRPr="00FC1BD9">
        <w:rPr>
          <w:rFonts w:ascii="Times New Roman" w:eastAsiaTheme="majorEastAsia" w:hAnsi="Times New Roman"/>
          <w:szCs w:val="21"/>
        </w:rPr>
        <w:t>为采用基准方法对整段视频进行跟踪检测的总耗时，</w:t>
      </w:r>
      <w:r w:rsidR="006936D8" w:rsidRPr="00FC1BD9">
        <w:rPr>
          <w:rFonts w:ascii="Times New Roman" w:eastAsiaTheme="majorEastAsia" w:hAnsi="Times New Roman"/>
          <w:szCs w:val="21"/>
        </w:rPr>
        <w:t>76.831s</w:t>
      </w:r>
      <w:r w:rsidR="006936D8" w:rsidRPr="00FC1BD9">
        <w:rPr>
          <w:rFonts w:ascii="Times New Roman" w:eastAsiaTheme="majorEastAsia" w:hAnsi="Times New Roman"/>
          <w:szCs w:val="21"/>
        </w:rPr>
        <w:t>，可计算得到基准方法</w:t>
      </w:r>
      <w:proofErr w:type="gramStart"/>
      <w:r w:rsidR="006936D8" w:rsidRPr="00FC1BD9">
        <w:rPr>
          <w:rFonts w:ascii="Times New Roman" w:eastAsiaTheme="majorEastAsia" w:hAnsi="Times New Roman"/>
          <w:szCs w:val="21"/>
        </w:rPr>
        <w:t>的帧率为</w:t>
      </w:r>
      <w:proofErr w:type="gramEnd"/>
      <w:r w:rsidR="006936D8" w:rsidRPr="00FC1BD9">
        <w:rPr>
          <w:rFonts w:ascii="Times New Roman" w:eastAsiaTheme="majorEastAsia" w:hAnsi="Times New Roman"/>
          <w:szCs w:val="21"/>
        </w:rPr>
        <w:t>1620</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76.831=21.08fps</w:t>
      </w:r>
      <w:r w:rsidR="006936D8" w:rsidRPr="00FC1BD9">
        <w:rPr>
          <w:rFonts w:ascii="Times New Roman" w:eastAsiaTheme="majorEastAsia" w:hAnsi="Times New Roman"/>
          <w:szCs w:val="21"/>
        </w:rPr>
        <w:t>。</w:t>
      </w:r>
    </w:p>
    <w:p w14:paraId="541D29DD" w14:textId="00D8441D" w:rsidR="00A5265B" w:rsidRPr="00FC1BD9" w:rsidRDefault="002F3264" w:rsidP="003211CF">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由于实验条件限制，</w:t>
      </w:r>
      <w:r w:rsidR="00104C19" w:rsidRPr="00FC1BD9">
        <w:rPr>
          <w:rFonts w:ascii="Times New Roman" w:eastAsiaTheme="majorEastAsia" w:hAnsi="Times New Roman"/>
          <w:szCs w:val="21"/>
        </w:rPr>
        <w:t>使用</w:t>
      </w:r>
      <w:r w:rsidR="008B488A" w:rsidRPr="00FC1BD9">
        <w:rPr>
          <w:rFonts w:ascii="Times New Roman" w:eastAsiaTheme="majorEastAsia" w:hAnsi="Times New Roman"/>
          <w:szCs w:val="21"/>
        </w:rPr>
        <w:t>了台式</w:t>
      </w:r>
      <w:r w:rsidR="00104C19" w:rsidRPr="00FC1BD9">
        <w:rPr>
          <w:rFonts w:ascii="Times New Roman" w:eastAsiaTheme="majorEastAsia" w:hAnsi="Times New Roman"/>
          <w:szCs w:val="21"/>
        </w:rPr>
        <w:t>机对无人机拍摄的视频进行处理，测试机配置如表</w:t>
      </w:r>
      <w:r w:rsidR="00F4042A">
        <w:rPr>
          <w:rFonts w:ascii="Times New Roman" w:eastAsiaTheme="majorEastAsia" w:hAnsi="Times New Roman" w:hint="eastAsia"/>
          <w:szCs w:val="21"/>
        </w:rPr>
        <w:t>3</w:t>
      </w:r>
      <w:r w:rsidR="00104C19" w:rsidRPr="00FC1BD9">
        <w:rPr>
          <w:rFonts w:ascii="Times New Roman" w:eastAsiaTheme="majorEastAsia" w:hAnsi="Times New Roman"/>
          <w:szCs w:val="21"/>
        </w:rPr>
        <w:t>所示。</w:t>
      </w:r>
    </w:p>
    <w:p w14:paraId="3096F2BA" w14:textId="1BF8FAAC" w:rsidR="002F3264" w:rsidRPr="00FC1BD9" w:rsidRDefault="002F3264" w:rsidP="00711285">
      <w:pPr>
        <w:spacing w:line="360" w:lineRule="auto"/>
        <w:jc w:val="center"/>
        <w:rPr>
          <w:rFonts w:ascii="Times New Roman" w:eastAsiaTheme="majorEastAsia" w:hAnsi="Times New Roman"/>
          <w:szCs w:val="21"/>
        </w:rPr>
      </w:pPr>
      <w:r w:rsidRPr="00FC1BD9">
        <w:rPr>
          <w:rFonts w:ascii="Times New Roman" w:eastAsiaTheme="majorEastAsia" w:hAnsi="Times New Roman"/>
          <w:szCs w:val="21"/>
        </w:rPr>
        <w:t>表</w:t>
      </w:r>
      <w:r w:rsidRPr="00FC1BD9">
        <w:rPr>
          <w:rFonts w:ascii="Times New Roman" w:eastAsiaTheme="majorEastAsia" w:hAnsi="Times New Roman"/>
          <w:szCs w:val="21"/>
        </w:rPr>
        <w:t xml:space="preserve"> </w:t>
      </w:r>
      <w:r w:rsidR="00F4042A">
        <w:rPr>
          <w:rFonts w:ascii="Times New Roman" w:eastAsiaTheme="majorEastAsia" w:hAnsi="Times New Roman"/>
          <w:szCs w:val="21"/>
        </w:rPr>
        <w:t>3</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测试机配置</w:t>
      </w:r>
    </w:p>
    <w:tbl>
      <w:tblPr>
        <w:tblStyle w:val="af0"/>
        <w:tblW w:w="0" w:type="auto"/>
        <w:jc w:val="center"/>
        <w:tblLook w:val="04A0" w:firstRow="1" w:lastRow="0" w:firstColumn="1" w:lastColumn="0" w:noHBand="0" w:noVBand="1"/>
      </w:tblPr>
      <w:tblGrid>
        <w:gridCol w:w="1696"/>
        <w:gridCol w:w="6600"/>
      </w:tblGrid>
      <w:tr w:rsidR="00961DCA" w:rsidRPr="00FC1BD9" w14:paraId="37672B03" w14:textId="77777777" w:rsidTr="00CC62A3">
        <w:trPr>
          <w:jc w:val="center"/>
        </w:trPr>
        <w:tc>
          <w:tcPr>
            <w:tcW w:w="1696" w:type="dxa"/>
          </w:tcPr>
          <w:p w14:paraId="29EA91CE"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lastRenderedPageBreak/>
              <w:t>系统</w:t>
            </w:r>
          </w:p>
        </w:tc>
        <w:tc>
          <w:tcPr>
            <w:tcW w:w="6600" w:type="dxa"/>
          </w:tcPr>
          <w:p w14:paraId="26E84336"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 xml:space="preserve">Windows 10 </w:t>
            </w:r>
            <w:r w:rsidRPr="00FC1BD9">
              <w:rPr>
                <w:rFonts w:ascii="Times New Roman" w:eastAsiaTheme="majorEastAsia" w:hAnsi="Times New Roman" w:cs="Times New Roman"/>
                <w:szCs w:val="21"/>
              </w:rPr>
              <w:t>企业版</w:t>
            </w:r>
            <w:r w:rsidRPr="00FC1BD9">
              <w:rPr>
                <w:rFonts w:ascii="Times New Roman" w:eastAsiaTheme="majorEastAsia" w:hAnsi="Times New Roman" w:cs="Times New Roman"/>
                <w:szCs w:val="21"/>
              </w:rPr>
              <w:t xml:space="preserve"> 64</w:t>
            </w:r>
            <w:r w:rsidRPr="00FC1BD9">
              <w:rPr>
                <w:rFonts w:ascii="Times New Roman" w:eastAsiaTheme="majorEastAsia" w:hAnsi="Times New Roman" w:cs="Times New Roman"/>
                <w:szCs w:val="21"/>
              </w:rPr>
              <w:t>位操作系统</w:t>
            </w:r>
          </w:p>
        </w:tc>
      </w:tr>
      <w:tr w:rsidR="00961DCA" w:rsidRPr="00FC1BD9" w14:paraId="4014EE33" w14:textId="77777777" w:rsidTr="00CC62A3">
        <w:trPr>
          <w:jc w:val="center"/>
        </w:trPr>
        <w:tc>
          <w:tcPr>
            <w:tcW w:w="1696" w:type="dxa"/>
          </w:tcPr>
          <w:p w14:paraId="0BE9D501"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CPU</w:t>
            </w:r>
          </w:p>
        </w:tc>
        <w:tc>
          <w:tcPr>
            <w:tcW w:w="6600" w:type="dxa"/>
          </w:tcPr>
          <w:p w14:paraId="249D42B5"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 xml:space="preserve">CPU: Intel(R) </w:t>
            </w:r>
            <w:proofErr w:type="gramStart"/>
            <w:r w:rsidRPr="00FC1BD9">
              <w:rPr>
                <w:rFonts w:ascii="Times New Roman" w:eastAsiaTheme="majorEastAsia" w:hAnsi="Times New Roman" w:cs="Times New Roman"/>
                <w:szCs w:val="21"/>
              </w:rPr>
              <w:t>Core(</w:t>
            </w:r>
            <w:proofErr w:type="gramEnd"/>
            <w:r w:rsidRPr="00FC1BD9">
              <w:rPr>
                <w:rFonts w:ascii="Times New Roman" w:eastAsiaTheme="majorEastAsia" w:hAnsi="Times New Roman" w:cs="Times New Roman"/>
                <w:szCs w:val="21"/>
              </w:rPr>
              <w:t>TM) i7-8700K CPU @ 3.70GHz  32GB</w:t>
            </w:r>
          </w:p>
        </w:tc>
      </w:tr>
      <w:tr w:rsidR="002F3264" w:rsidRPr="00FC1BD9" w14:paraId="6DB62F0B" w14:textId="77777777" w:rsidTr="00CC62A3">
        <w:trPr>
          <w:jc w:val="center"/>
        </w:trPr>
        <w:tc>
          <w:tcPr>
            <w:tcW w:w="1696" w:type="dxa"/>
          </w:tcPr>
          <w:p w14:paraId="7E02E933"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GPU</w:t>
            </w:r>
          </w:p>
        </w:tc>
        <w:tc>
          <w:tcPr>
            <w:tcW w:w="6600" w:type="dxa"/>
          </w:tcPr>
          <w:p w14:paraId="50B93F17"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GPU: NVIDIA GeForce GTX 1060 6GB</w:t>
            </w:r>
          </w:p>
        </w:tc>
      </w:tr>
    </w:tbl>
    <w:p w14:paraId="75278D01" w14:textId="77777777" w:rsidR="004E0F16" w:rsidRPr="00FC1BD9" w:rsidRDefault="004E0F16"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优化对照</w:t>
      </w:r>
    </w:p>
    <w:p w14:paraId="095954E4" w14:textId="209DAB36" w:rsidR="004E0F16" w:rsidRPr="00FC1BD9" w:rsidRDefault="004E0F16"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对</w:t>
      </w:r>
      <w:r w:rsidR="00986E45" w:rsidRPr="00FC1BD9">
        <w:rPr>
          <w:rFonts w:ascii="Times New Roman" w:eastAsiaTheme="majorEastAsia" w:hAnsi="Times New Roman"/>
          <w:szCs w:val="21"/>
        </w:rPr>
        <w:t>汽车</w:t>
      </w:r>
      <w:r w:rsidRPr="00FC1BD9">
        <w:rPr>
          <w:rFonts w:ascii="Times New Roman" w:eastAsiaTheme="majorEastAsia" w:hAnsi="Times New Roman"/>
          <w:szCs w:val="21"/>
        </w:rPr>
        <w:t>视频每间隔</w:t>
      </w:r>
      <w:r w:rsidRPr="00FC1BD9">
        <w:rPr>
          <w:rFonts w:ascii="Times New Roman" w:eastAsiaTheme="majorEastAsia" w:hAnsi="Times New Roman"/>
          <w:szCs w:val="21"/>
        </w:rPr>
        <w:t>interval</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抽取一帧进行</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目标检测，其余</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Pr="00FC1BD9">
        <w:rPr>
          <w:rFonts w:ascii="Times New Roman" w:eastAsiaTheme="majorEastAsia" w:hAnsi="Times New Roman"/>
          <w:szCs w:val="21"/>
        </w:rPr>
        <w:t>输出</w:t>
      </w:r>
      <w:proofErr w:type="spellStart"/>
      <w:r w:rsidRPr="00FC1BD9">
        <w:rPr>
          <w:rFonts w:ascii="Times New Roman" w:eastAsiaTheme="majorEastAsia" w:hAnsi="Times New Roman"/>
          <w:szCs w:val="21"/>
        </w:rPr>
        <w:t>bbox</w:t>
      </w:r>
      <w:proofErr w:type="spellEnd"/>
      <w:r w:rsidRPr="00FC1BD9">
        <w:rPr>
          <w:rFonts w:ascii="Times New Roman" w:eastAsiaTheme="majorEastAsia" w:hAnsi="Times New Roman"/>
          <w:szCs w:val="21"/>
        </w:rPr>
        <w:t>位置坐标和运行时间。</w:t>
      </w:r>
      <w:r w:rsidR="00F44ECF" w:rsidRPr="00FC1BD9">
        <w:rPr>
          <w:rFonts w:ascii="Times New Roman" w:eastAsiaTheme="majorEastAsia" w:hAnsi="Times New Roman"/>
          <w:szCs w:val="21"/>
        </w:rPr>
        <w:t>interval</w:t>
      </w:r>
      <w:r w:rsidR="00F44ECF" w:rsidRPr="00FC1BD9">
        <w:rPr>
          <w:rFonts w:ascii="Times New Roman" w:eastAsiaTheme="majorEastAsia" w:hAnsi="Times New Roman"/>
          <w:szCs w:val="21"/>
        </w:rPr>
        <w:t>为</w:t>
      </w:r>
      <w:r w:rsidR="00F44ECF" w:rsidRPr="00FC1BD9">
        <w:rPr>
          <w:rFonts w:ascii="Times New Roman" w:eastAsiaTheme="majorEastAsia" w:hAnsi="Times New Roman"/>
          <w:szCs w:val="21"/>
        </w:rPr>
        <w:t>1</w:t>
      </w:r>
      <w:r w:rsidR="00F44ECF" w:rsidRPr="00FC1BD9">
        <w:rPr>
          <w:rFonts w:ascii="Times New Roman" w:eastAsiaTheme="majorEastAsia" w:hAnsi="Times New Roman"/>
          <w:szCs w:val="21"/>
        </w:rPr>
        <w:t>时的检测跟踪</w:t>
      </w:r>
      <w:r w:rsidRPr="00FC1BD9">
        <w:rPr>
          <w:rFonts w:ascii="Times New Roman" w:eastAsiaTheme="majorEastAsia" w:hAnsi="Times New Roman"/>
          <w:szCs w:val="21"/>
        </w:rPr>
        <w:t>结果如表</w:t>
      </w:r>
      <w:r w:rsidR="00F4042A">
        <w:rPr>
          <w:rFonts w:ascii="Times New Roman" w:eastAsiaTheme="majorEastAsia" w:hAnsi="Times New Roman"/>
          <w:szCs w:val="21"/>
        </w:rPr>
        <w:t>4</w:t>
      </w:r>
      <w:r w:rsidRPr="00FC1BD9">
        <w:rPr>
          <w:rFonts w:ascii="Times New Roman" w:eastAsiaTheme="majorEastAsia" w:hAnsi="Times New Roman"/>
          <w:szCs w:val="21"/>
        </w:rPr>
        <w:t>所示：</w:t>
      </w:r>
    </w:p>
    <w:p w14:paraId="2900657A" w14:textId="5BBE05AA" w:rsidR="00104C19" w:rsidRPr="00FC1BD9" w:rsidRDefault="00104C19"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表</w:t>
      </w:r>
      <w:r w:rsidR="00F4042A">
        <w:rPr>
          <w:rFonts w:ascii="Times New Roman" w:eastAsiaTheme="majorEastAsia" w:hAnsi="Times New Roman"/>
          <w:szCs w:val="21"/>
        </w:rPr>
        <w:t xml:space="preserve">4 </w:t>
      </w:r>
      <w:r w:rsidRPr="00FC1BD9">
        <w:rPr>
          <w:rFonts w:ascii="Times New Roman" w:eastAsiaTheme="majorEastAsia" w:hAnsi="Times New Roman"/>
          <w:szCs w:val="21"/>
        </w:rPr>
        <w:t xml:space="preserve"> </w:t>
      </w:r>
      <w:r w:rsidR="00986E45" w:rsidRPr="00FC1BD9">
        <w:rPr>
          <w:rFonts w:ascii="Times New Roman" w:eastAsiaTheme="majorEastAsia" w:hAnsi="Times New Roman"/>
          <w:szCs w:val="21"/>
        </w:rPr>
        <w:t>interval</w:t>
      </w:r>
      <w:r w:rsidR="00986E45" w:rsidRPr="00FC1BD9">
        <w:rPr>
          <w:rFonts w:ascii="Times New Roman" w:eastAsiaTheme="majorEastAsia" w:hAnsi="Times New Roman"/>
          <w:szCs w:val="21"/>
        </w:rPr>
        <w:t>为</w:t>
      </w:r>
      <w:r w:rsidR="00986E45" w:rsidRPr="00FC1BD9">
        <w:rPr>
          <w:rFonts w:ascii="Times New Roman" w:eastAsiaTheme="majorEastAsia" w:hAnsi="Times New Roman"/>
          <w:szCs w:val="21"/>
        </w:rPr>
        <w:t>1</w:t>
      </w:r>
      <w:r w:rsidR="00986E45" w:rsidRPr="00FC1BD9">
        <w:rPr>
          <w:rFonts w:ascii="Times New Roman" w:eastAsiaTheme="majorEastAsia" w:hAnsi="Times New Roman"/>
          <w:szCs w:val="21"/>
        </w:rPr>
        <w:t>时的检测跟踪结果</w:t>
      </w:r>
    </w:p>
    <w:tbl>
      <w:tblPr>
        <w:tblStyle w:val="af0"/>
        <w:tblW w:w="0" w:type="auto"/>
        <w:jc w:val="center"/>
        <w:tblLook w:val="04A0" w:firstRow="1" w:lastRow="0" w:firstColumn="1" w:lastColumn="0" w:noHBand="0" w:noVBand="1"/>
      </w:tblPr>
      <w:tblGrid>
        <w:gridCol w:w="1512"/>
        <w:gridCol w:w="1402"/>
        <w:gridCol w:w="1402"/>
        <w:gridCol w:w="1402"/>
        <w:gridCol w:w="1402"/>
      </w:tblGrid>
      <w:tr w:rsidR="00961DCA" w:rsidRPr="00FC1BD9" w14:paraId="05B59532" w14:textId="77777777" w:rsidTr="00922B9A">
        <w:trPr>
          <w:jc w:val="center"/>
        </w:trPr>
        <w:tc>
          <w:tcPr>
            <w:tcW w:w="7120" w:type="dxa"/>
            <w:gridSpan w:val="5"/>
          </w:tcPr>
          <w:p w14:paraId="0F88947F" w14:textId="4F62613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 xml:space="preserve">interval = </w:t>
            </w:r>
            <w:r w:rsidR="00F44ECF" w:rsidRPr="00FC1BD9">
              <w:rPr>
                <w:rFonts w:ascii="Times New Roman" w:eastAsiaTheme="majorEastAsia" w:hAnsi="Times New Roman" w:cs="Times New Roman"/>
                <w:szCs w:val="21"/>
              </w:rPr>
              <w:t>1</w:t>
            </w:r>
          </w:p>
        </w:tc>
      </w:tr>
      <w:tr w:rsidR="0016073F" w:rsidRPr="00FC1BD9" w14:paraId="157BA389" w14:textId="77777777" w:rsidTr="00ED64C0">
        <w:trPr>
          <w:jc w:val="center"/>
        </w:trPr>
        <w:tc>
          <w:tcPr>
            <w:tcW w:w="1512" w:type="dxa"/>
          </w:tcPr>
          <w:p w14:paraId="0F41B112" w14:textId="4E167233"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frameNo</m:t>
                </m:r>
              </m:oMath>
            </m:oMathPara>
          </w:p>
        </w:tc>
        <w:tc>
          <w:tcPr>
            <w:tcW w:w="1402" w:type="dxa"/>
          </w:tcPr>
          <w:p w14:paraId="6632B868" w14:textId="4007F32B"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x1_r</m:t>
                </m:r>
              </m:oMath>
            </m:oMathPara>
          </w:p>
        </w:tc>
        <w:tc>
          <w:tcPr>
            <w:tcW w:w="1402" w:type="dxa"/>
          </w:tcPr>
          <w:p w14:paraId="42D968D0" w14:textId="3E18BF5C"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y1_r</m:t>
                </m:r>
              </m:oMath>
            </m:oMathPara>
          </w:p>
        </w:tc>
        <w:tc>
          <w:tcPr>
            <w:tcW w:w="1402" w:type="dxa"/>
          </w:tcPr>
          <w:p w14:paraId="2996D725" w14:textId="7107D742"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width_r</m:t>
                </m:r>
              </m:oMath>
            </m:oMathPara>
          </w:p>
        </w:tc>
        <w:tc>
          <w:tcPr>
            <w:tcW w:w="1402" w:type="dxa"/>
          </w:tcPr>
          <w:p w14:paraId="1AC86948" w14:textId="46BE2076"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height_r</m:t>
                </m:r>
              </m:oMath>
            </m:oMathPara>
          </w:p>
        </w:tc>
      </w:tr>
      <w:tr w:rsidR="00961DCA" w:rsidRPr="00FC1BD9" w14:paraId="142C8BEC" w14:textId="77777777" w:rsidTr="00ED64C0">
        <w:trPr>
          <w:jc w:val="center"/>
        </w:trPr>
        <w:tc>
          <w:tcPr>
            <w:tcW w:w="1512" w:type="dxa"/>
          </w:tcPr>
          <w:p w14:paraId="433D70F9"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w:t>
            </w:r>
          </w:p>
        </w:tc>
        <w:tc>
          <w:tcPr>
            <w:tcW w:w="1402" w:type="dxa"/>
          </w:tcPr>
          <w:p w14:paraId="2723CEC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23BFBB3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630</w:t>
            </w:r>
          </w:p>
        </w:tc>
        <w:tc>
          <w:tcPr>
            <w:tcW w:w="1402" w:type="dxa"/>
          </w:tcPr>
          <w:p w14:paraId="0D7D5B6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1D279FDC"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197</w:t>
            </w:r>
          </w:p>
        </w:tc>
      </w:tr>
      <w:tr w:rsidR="00961DCA" w:rsidRPr="00FC1BD9" w14:paraId="4ECA6D10" w14:textId="77777777" w:rsidTr="00ED64C0">
        <w:trPr>
          <w:jc w:val="center"/>
        </w:trPr>
        <w:tc>
          <w:tcPr>
            <w:tcW w:w="1512" w:type="dxa"/>
          </w:tcPr>
          <w:p w14:paraId="0C009DC7"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w:t>
            </w:r>
          </w:p>
        </w:tc>
        <w:tc>
          <w:tcPr>
            <w:tcW w:w="1402" w:type="dxa"/>
          </w:tcPr>
          <w:p w14:paraId="0EB181E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4AD0837B" w14:textId="0FA909B4"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630</w:t>
            </w:r>
          </w:p>
        </w:tc>
        <w:tc>
          <w:tcPr>
            <w:tcW w:w="1402" w:type="dxa"/>
          </w:tcPr>
          <w:p w14:paraId="3C50F15B"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08480A9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194</w:t>
            </w:r>
          </w:p>
        </w:tc>
      </w:tr>
      <w:tr w:rsidR="00961DCA" w:rsidRPr="00FC1BD9" w14:paraId="2F740B95" w14:textId="77777777" w:rsidTr="00ED64C0">
        <w:trPr>
          <w:jc w:val="center"/>
        </w:trPr>
        <w:tc>
          <w:tcPr>
            <w:tcW w:w="1512" w:type="dxa"/>
          </w:tcPr>
          <w:p w14:paraId="46C6D97A"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5591EEEB"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5A877FCA"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1B3E6118"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431FA119"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r>
      <w:tr w:rsidR="00961DCA" w:rsidRPr="00FC1BD9" w14:paraId="3A6556FA" w14:textId="77777777" w:rsidTr="00ED64C0">
        <w:trPr>
          <w:jc w:val="center"/>
        </w:trPr>
        <w:tc>
          <w:tcPr>
            <w:tcW w:w="1512" w:type="dxa"/>
          </w:tcPr>
          <w:p w14:paraId="11ED224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1608</w:t>
            </w:r>
          </w:p>
        </w:tc>
        <w:tc>
          <w:tcPr>
            <w:tcW w:w="1402" w:type="dxa"/>
          </w:tcPr>
          <w:p w14:paraId="5147EA4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913</w:t>
            </w:r>
          </w:p>
        </w:tc>
        <w:tc>
          <w:tcPr>
            <w:tcW w:w="1402" w:type="dxa"/>
          </w:tcPr>
          <w:p w14:paraId="4EF2CD3A"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682</w:t>
            </w:r>
          </w:p>
        </w:tc>
        <w:tc>
          <w:tcPr>
            <w:tcW w:w="1402" w:type="dxa"/>
          </w:tcPr>
          <w:p w14:paraId="53B80F7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87</w:t>
            </w:r>
          </w:p>
        </w:tc>
        <w:tc>
          <w:tcPr>
            <w:tcW w:w="1402" w:type="dxa"/>
          </w:tcPr>
          <w:p w14:paraId="57357F66" w14:textId="2F362A5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72</w:t>
            </w:r>
          </w:p>
        </w:tc>
      </w:tr>
      <w:tr w:rsidR="00FC1BD9" w:rsidRPr="00FC1BD9" w14:paraId="12F50ED4" w14:textId="77777777" w:rsidTr="00ED64C0">
        <w:trPr>
          <w:jc w:val="center"/>
        </w:trPr>
        <w:tc>
          <w:tcPr>
            <w:tcW w:w="1512" w:type="dxa"/>
          </w:tcPr>
          <w:p w14:paraId="5CC69660" w14:textId="4FE5FFBD"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elapseTime_r</m:t>
                </m:r>
              </m:oMath>
            </m:oMathPara>
          </w:p>
        </w:tc>
        <w:tc>
          <w:tcPr>
            <w:tcW w:w="1402" w:type="dxa"/>
          </w:tcPr>
          <w:p w14:paraId="4983CDBF" w14:textId="0952FD3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46.145s</w:t>
            </w:r>
          </w:p>
        </w:tc>
        <w:tc>
          <w:tcPr>
            <w:tcW w:w="1402" w:type="dxa"/>
          </w:tcPr>
          <w:p w14:paraId="6078EF4D"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1A8151CA"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6E2B6CAD" w14:textId="77777777" w:rsidR="00104C19" w:rsidRPr="00FC1BD9" w:rsidRDefault="00104C19" w:rsidP="00711285">
            <w:pPr>
              <w:spacing w:line="360" w:lineRule="auto"/>
              <w:jc w:val="center"/>
              <w:rPr>
                <w:rFonts w:ascii="Times New Roman" w:eastAsiaTheme="majorEastAsia" w:hAnsi="Times New Roman" w:cs="Times New Roman"/>
                <w:szCs w:val="21"/>
              </w:rPr>
            </w:pPr>
          </w:p>
        </w:tc>
      </w:tr>
    </w:tbl>
    <w:p w14:paraId="18078FE2" w14:textId="11601C2A" w:rsidR="004E0F16" w:rsidRPr="00FC1BD9" w:rsidRDefault="004E0F16" w:rsidP="00711285">
      <w:pPr>
        <w:spacing w:line="360" w:lineRule="auto"/>
        <w:ind w:firstLine="420"/>
        <w:jc w:val="left"/>
        <w:rPr>
          <w:rFonts w:ascii="Times New Roman" w:eastAsiaTheme="majorEastAsia" w:hAnsi="Times New Roman"/>
          <w:szCs w:val="21"/>
        </w:rPr>
      </w:pPr>
    </w:p>
    <w:p w14:paraId="7B007CDF" w14:textId="15D6CC53" w:rsidR="006936D8" w:rsidRPr="00FC1BD9" w:rsidRDefault="00104C19"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其中，</w:t>
      </w:r>
      <w:r w:rsidR="0016073F" w:rsidRPr="00FC1BD9">
        <w:rPr>
          <w:rFonts w:ascii="Times New Roman" w:eastAsiaTheme="majorEastAsia" w:hAnsi="Times New Roman"/>
          <w:szCs w:val="21"/>
        </w:rPr>
        <w:t>(</w:t>
      </w:r>
      <m:oMath>
        <m:r>
          <w:rPr>
            <w:rFonts w:ascii="Cambria Math" w:eastAsiaTheme="majorEastAsia" w:hAnsi="Cambria Math"/>
            <w:szCs w:val="21"/>
          </w:rPr>
          <m:t>x1_r</m:t>
        </m:r>
      </m:oMath>
      <w:r w:rsidR="0016073F" w:rsidRPr="00FC1BD9">
        <w:rPr>
          <w:rFonts w:ascii="Times New Roman" w:eastAsiaTheme="majorEastAsia" w:hAnsi="Times New Roman"/>
          <w:szCs w:val="21"/>
        </w:rPr>
        <w:t xml:space="preserve">, </w:t>
      </w:r>
      <m:oMath>
        <m:r>
          <w:rPr>
            <w:rFonts w:ascii="Cambria Math" w:eastAsiaTheme="majorEastAsia" w:hAnsi="Cambria Math"/>
            <w:szCs w:val="21"/>
          </w:rPr>
          <m:t>y1_r</m:t>
        </m:r>
      </m:oMath>
      <w:r w:rsidR="0016073F" w:rsidRPr="00FC1BD9">
        <w:rPr>
          <w:rFonts w:ascii="Times New Roman" w:eastAsiaTheme="majorEastAsia" w:hAnsi="Times New Roman"/>
          <w:szCs w:val="21"/>
        </w:rPr>
        <w:t>)</w:t>
      </w:r>
      <w:r w:rsidR="00106C20" w:rsidRPr="00FC1BD9">
        <w:rPr>
          <w:rFonts w:ascii="Times New Roman" w:eastAsiaTheme="majorEastAsia" w:hAnsi="Times New Roman"/>
          <w:szCs w:val="21"/>
        </w:rPr>
        <w:t>表示</w:t>
      </w:r>
      <m:oMath>
        <m:r>
          <w:rPr>
            <w:rFonts w:ascii="Cambria Math" w:eastAsiaTheme="majorEastAsia" w:hAnsi="Cambria Math"/>
            <w:szCs w:val="21"/>
          </w:rPr>
          <m:t>real bbox</m:t>
        </m:r>
      </m:oMath>
      <w:r w:rsidR="00106C20" w:rsidRPr="00FC1BD9">
        <w:rPr>
          <w:rFonts w:ascii="Times New Roman" w:eastAsiaTheme="majorEastAsia" w:hAnsi="Times New Roman"/>
          <w:szCs w:val="21"/>
        </w:rPr>
        <w:t>的左上角点，</w:t>
      </w:r>
      <m:oMath>
        <m:r>
          <w:rPr>
            <w:rFonts w:ascii="Cambria Math" w:eastAsiaTheme="majorEastAsia" w:hAnsi="Cambria Math"/>
            <w:szCs w:val="21"/>
          </w:rPr>
          <m:t>width_r</m:t>
        </m:r>
      </m:oMath>
      <w:r w:rsidR="0016073F" w:rsidRPr="00FC1BD9">
        <w:rPr>
          <w:rFonts w:ascii="Times New Roman" w:eastAsiaTheme="majorEastAsia" w:hAnsi="Times New Roman"/>
          <w:szCs w:val="21"/>
        </w:rPr>
        <w:t>和</w:t>
      </w:r>
      <m:oMath>
        <m:r>
          <w:rPr>
            <w:rFonts w:ascii="Cambria Math" w:eastAsiaTheme="majorEastAsia" w:hAnsi="Cambria Math"/>
            <w:szCs w:val="21"/>
          </w:rPr>
          <m:t>height_r</m:t>
        </m:r>
      </m:oMath>
      <w:r w:rsidR="00106C20" w:rsidRPr="00FC1BD9">
        <w:rPr>
          <w:rFonts w:ascii="Times New Roman" w:eastAsiaTheme="majorEastAsia" w:hAnsi="Times New Roman"/>
          <w:szCs w:val="21"/>
        </w:rPr>
        <w:t>分别表示</w:t>
      </w:r>
      <m:oMath>
        <m:r>
          <w:rPr>
            <w:rFonts w:ascii="Cambria Math" w:eastAsiaTheme="majorEastAsia" w:hAnsi="Cambria Math"/>
            <w:szCs w:val="21"/>
          </w:rPr>
          <m:t>real bbox</m:t>
        </m:r>
      </m:oMath>
      <w:r w:rsidR="00106C20" w:rsidRPr="00FC1BD9">
        <w:rPr>
          <w:rFonts w:ascii="Times New Roman" w:eastAsiaTheme="majorEastAsia" w:hAnsi="Times New Roman"/>
          <w:szCs w:val="21"/>
        </w:rPr>
        <w:t>的宽和高。</w:t>
      </w:r>
      <m:oMath>
        <m:r>
          <w:rPr>
            <w:rFonts w:ascii="Cambria Math" w:eastAsiaTheme="majorEastAsia" w:hAnsi="Cambria Math"/>
            <w:szCs w:val="21"/>
          </w:rPr>
          <m:t xml:space="preserve">elapseTime_r </m:t>
        </m:r>
      </m:oMath>
      <w:r w:rsidR="0016073F">
        <w:rPr>
          <w:rFonts w:ascii="Times New Roman" w:eastAsiaTheme="majorEastAsia" w:hAnsi="Times New Roman" w:hint="eastAsia"/>
          <w:szCs w:val="21"/>
        </w:rPr>
        <w:t xml:space="preserve"> </w:t>
      </w:r>
      <w:r w:rsidR="006936D8" w:rsidRPr="00FC1BD9">
        <w:rPr>
          <w:rFonts w:ascii="Times New Roman" w:eastAsiaTheme="majorEastAsia" w:hAnsi="Times New Roman"/>
          <w:szCs w:val="21"/>
        </w:rPr>
        <w:t>为采用间隔为</w:t>
      </w:r>
      <w:r w:rsidR="006936D8" w:rsidRPr="00FC1BD9">
        <w:rPr>
          <w:rFonts w:ascii="Times New Roman" w:eastAsiaTheme="majorEastAsia" w:hAnsi="Times New Roman"/>
          <w:szCs w:val="21"/>
        </w:rPr>
        <w:t>1</w:t>
      </w:r>
      <w:r w:rsidR="006936D8" w:rsidRPr="00FC1BD9">
        <w:rPr>
          <w:rFonts w:ascii="Times New Roman" w:eastAsiaTheme="majorEastAsia" w:hAnsi="Times New Roman"/>
          <w:szCs w:val="21"/>
        </w:rPr>
        <w:t>的优化方法对整段视频进行跟踪检测的总耗时，</w:t>
      </w:r>
      <w:r w:rsidR="006936D8" w:rsidRPr="00FC1BD9">
        <w:rPr>
          <w:rFonts w:ascii="Times New Roman" w:eastAsiaTheme="majorEastAsia" w:hAnsi="Times New Roman"/>
          <w:szCs w:val="21"/>
        </w:rPr>
        <w:t>46.145s</w:t>
      </w:r>
      <w:r w:rsidR="006936D8" w:rsidRPr="00FC1BD9">
        <w:rPr>
          <w:rFonts w:ascii="Times New Roman" w:eastAsiaTheme="majorEastAsia" w:hAnsi="Times New Roman"/>
          <w:szCs w:val="21"/>
        </w:rPr>
        <w:t>，可计算得到检测间隔为</w:t>
      </w:r>
      <w:r w:rsidR="006936D8" w:rsidRPr="00FC1BD9">
        <w:rPr>
          <w:rFonts w:ascii="Times New Roman" w:eastAsiaTheme="majorEastAsia" w:hAnsi="Times New Roman"/>
          <w:szCs w:val="21"/>
        </w:rPr>
        <w:t>1</w:t>
      </w:r>
      <w:r w:rsidR="006936D8" w:rsidRPr="00FC1BD9">
        <w:rPr>
          <w:rFonts w:ascii="Times New Roman" w:eastAsiaTheme="majorEastAsia" w:hAnsi="Times New Roman"/>
          <w:szCs w:val="21"/>
        </w:rPr>
        <w:t>时</w:t>
      </w:r>
      <w:proofErr w:type="gramStart"/>
      <w:r w:rsidR="006936D8" w:rsidRPr="00FC1BD9">
        <w:rPr>
          <w:rFonts w:ascii="Times New Roman" w:eastAsiaTheme="majorEastAsia" w:hAnsi="Times New Roman"/>
          <w:szCs w:val="21"/>
        </w:rPr>
        <w:t>的帧率为</w:t>
      </w:r>
      <w:proofErr w:type="gramEnd"/>
      <w:r w:rsidR="006936D8" w:rsidRPr="00FC1BD9">
        <w:rPr>
          <w:rFonts w:ascii="Times New Roman" w:eastAsiaTheme="majorEastAsia" w:hAnsi="Times New Roman"/>
          <w:szCs w:val="21"/>
        </w:rPr>
        <w:t>1620</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46.145=35.10fps</w:t>
      </w:r>
      <w:r w:rsidR="006936D8" w:rsidRPr="00FC1BD9">
        <w:rPr>
          <w:rFonts w:ascii="Times New Roman" w:eastAsiaTheme="majorEastAsia" w:hAnsi="Times New Roman"/>
          <w:szCs w:val="21"/>
        </w:rPr>
        <w:t>。间隔为</w:t>
      </w:r>
      <w:r w:rsidR="006936D8" w:rsidRPr="00FC1BD9">
        <w:rPr>
          <w:rFonts w:ascii="Times New Roman" w:eastAsiaTheme="majorEastAsia" w:hAnsi="Times New Roman"/>
          <w:szCs w:val="21"/>
        </w:rPr>
        <w:t>1</w:t>
      </w:r>
      <w:r w:rsidR="006936D8" w:rsidRPr="00FC1BD9">
        <w:rPr>
          <w:rFonts w:ascii="Times New Roman" w:eastAsiaTheme="majorEastAsia" w:hAnsi="Times New Roman"/>
          <w:szCs w:val="21"/>
        </w:rPr>
        <w:t>时相对基准方法速度提升</w:t>
      </w:r>
      <m:oMath>
        <m:r>
          <w:rPr>
            <w:rFonts w:ascii="Cambria Math" w:eastAsiaTheme="majorEastAsia" w:hAnsi="Cambria Math"/>
            <w:szCs w:val="21"/>
          </w:rPr>
          <m:t>speed_x</m:t>
        </m:r>
      </m:oMath>
      <w:r w:rsidR="006936D8" w:rsidRPr="00FC1BD9">
        <w:rPr>
          <w:rFonts w:ascii="Times New Roman" w:eastAsiaTheme="majorEastAsia" w:hAnsi="Times New Roman"/>
          <w:szCs w:val="21"/>
        </w:rPr>
        <w:t xml:space="preserve"> = 76.831</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46.145 = 1.66</w:t>
      </w:r>
      <w:r w:rsidR="006936D8" w:rsidRPr="00FC1BD9">
        <w:rPr>
          <w:rFonts w:ascii="Times New Roman" w:eastAsiaTheme="majorEastAsia" w:hAnsi="Times New Roman"/>
          <w:szCs w:val="21"/>
        </w:rPr>
        <w:t>倍。</w:t>
      </w:r>
    </w:p>
    <w:p w14:paraId="26564B40" w14:textId="7C01E23A" w:rsidR="00104C19" w:rsidRPr="00FC1BD9" w:rsidRDefault="00F44ECF" w:rsidP="00711285">
      <w:pPr>
        <w:pStyle w:val="3"/>
        <w:spacing w:line="360" w:lineRule="auto"/>
        <w:rPr>
          <w:rFonts w:ascii="Times New Roman" w:eastAsiaTheme="majorEastAsia" w:hAnsi="Times New Roman"/>
          <w:b w:val="0"/>
          <w:bCs w:val="0"/>
          <w:sz w:val="21"/>
          <w:szCs w:val="21"/>
        </w:rPr>
      </w:pPr>
      <w:r w:rsidRPr="00FC1BD9">
        <w:rPr>
          <w:rFonts w:ascii="Times New Roman" w:eastAsiaTheme="majorEastAsia" w:hAnsi="Times New Roman"/>
          <w:b w:val="0"/>
          <w:bCs w:val="0"/>
          <w:sz w:val="21"/>
          <w:szCs w:val="21"/>
        </w:rPr>
        <w:t>位置偏差</w:t>
      </w:r>
      <w:r w:rsidRPr="00FC1BD9">
        <w:rPr>
          <w:rFonts w:ascii="Times New Roman" w:eastAsiaTheme="majorEastAsia" w:hAnsi="Times New Roman"/>
          <w:b w:val="0"/>
          <w:bCs w:val="0"/>
          <w:sz w:val="21"/>
          <w:szCs w:val="21"/>
        </w:rPr>
        <w:t xml:space="preserve"> </w:t>
      </w:r>
    </w:p>
    <w:p w14:paraId="2454D403" w14:textId="68CC47BC" w:rsidR="007E3F96" w:rsidRPr="00FC1BD9" w:rsidRDefault="00F44ECF"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位置偏差采用</w:t>
      </w:r>
      <w:r w:rsidRPr="00FC1BD9">
        <w:rPr>
          <w:rFonts w:ascii="Times New Roman" w:eastAsiaTheme="majorEastAsia" w:hAnsi="Times New Roman"/>
          <w:szCs w:val="21"/>
          <w:shd w:val="clear" w:color="auto" w:fill="FFFFFF"/>
        </w:rPr>
        <w:t>交并比</w:t>
      </w:r>
      <w:r w:rsidRPr="00FC1BD9">
        <w:rPr>
          <w:rFonts w:ascii="Times New Roman" w:eastAsiaTheme="majorEastAsia" w:hAnsi="Times New Roman"/>
          <w:szCs w:val="21"/>
        </w:rPr>
        <w:t>IOU</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Intersection over Union</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rPr>
        <w:t>进行评价，顾名思义，</w:t>
      </w:r>
      <w:r w:rsidRPr="00FC1BD9">
        <w:rPr>
          <w:rFonts w:ascii="Times New Roman" w:eastAsiaTheme="majorEastAsia" w:hAnsi="Times New Roman"/>
          <w:szCs w:val="21"/>
        </w:rPr>
        <w:t>IOU</w:t>
      </w:r>
      <w:r w:rsidRPr="00FC1BD9">
        <w:rPr>
          <w:rFonts w:ascii="Times New Roman" w:eastAsiaTheme="majorEastAsia" w:hAnsi="Times New Roman"/>
          <w:szCs w:val="21"/>
        </w:rPr>
        <w:t>为两个集合的交集与并集之比，即：</w:t>
      </w:r>
      <m:oMath>
        <m:r>
          <w:rPr>
            <w:rFonts w:ascii="Cambria Math" w:eastAsiaTheme="majorEastAsia" w:hAnsi="Cambria Math"/>
            <w:szCs w:val="21"/>
          </w:rPr>
          <m:t xml:space="preserve">IOU= </m:t>
        </m:r>
        <m:f>
          <m:fPr>
            <m:type m:val="lin"/>
            <m:ctrlPr>
              <w:rPr>
                <w:rFonts w:ascii="Cambria Math" w:eastAsiaTheme="majorEastAsia" w:hAnsi="Cambria Math"/>
                <w:i/>
                <w:szCs w:val="21"/>
              </w:rPr>
            </m:ctrlPr>
          </m:fPr>
          <m:num>
            <m:r>
              <w:rPr>
                <w:rFonts w:ascii="Cambria Math" w:eastAsiaTheme="majorEastAsia" w:hAnsi="Cambria Math"/>
                <w:szCs w:val="21"/>
              </w:rPr>
              <m:t>(A∩B)</m:t>
            </m:r>
          </m:num>
          <m:den>
            <m:r>
              <w:rPr>
                <w:rFonts w:ascii="Cambria Math" w:eastAsiaTheme="majorEastAsia" w:hAnsi="Cambria Math"/>
                <w:szCs w:val="21"/>
              </w:rPr>
              <m:t>(A∪B)</m:t>
            </m:r>
          </m:den>
        </m:f>
      </m:oMath>
      <w:r w:rsidRPr="00FC1BD9">
        <w:rPr>
          <w:rFonts w:ascii="Times New Roman" w:eastAsiaTheme="majorEastAsia" w:hAnsi="Times New Roman"/>
          <w:szCs w:val="21"/>
        </w:rPr>
        <w:t>。</w:t>
      </w:r>
    </w:p>
    <w:p w14:paraId="3253DDCB" w14:textId="4AEBDE23" w:rsidR="00F44ECF" w:rsidRPr="00FC1BD9" w:rsidRDefault="00986E45"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noProof/>
          <w:szCs w:val="21"/>
        </w:rPr>
        <w:lastRenderedPageBreak/>
        <w:drawing>
          <wp:inline distT="0" distB="0" distL="0" distR="0" wp14:anchorId="69AEE5EA" wp14:editId="75B74282">
            <wp:extent cx="2771429" cy="231428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1429" cy="2314286"/>
                    </a:xfrm>
                    <a:prstGeom prst="rect">
                      <a:avLst/>
                    </a:prstGeom>
                  </pic:spPr>
                </pic:pic>
              </a:graphicData>
            </a:graphic>
          </wp:inline>
        </w:drawing>
      </w:r>
    </w:p>
    <w:p w14:paraId="55B5C43F" w14:textId="06D4729B" w:rsidR="00986E45" w:rsidRPr="00FC1BD9" w:rsidRDefault="00986E45"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图</w:t>
      </w:r>
      <w:r w:rsidR="003211CF">
        <w:rPr>
          <w:rFonts w:ascii="Times New Roman" w:eastAsiaTheme="majorEastAsia" w:hAnsi="Times New Roman"/>
          <w:szCs w:val="21"/>
        </w:rPr>
        <w:t>7</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单帧图像的</w:t>
      </w:r>
      <w:r w:rsidRPr="00FC1BD9">
        <w:rPr>
          <w:rFonts w:ascii="Times New Roman" w:eastAsiaTheme="majorEastAsia" w:hAnsi="Times New Roman"/>
          <w:szCs w:val="21"/>
        </w:rPr>
        <w:t>IOU</w:t>
      </w:r>
      <w:r w:rsidRPr="00FC1BD9">
        <w:rPr>
          <w:rFonts w:ascii="Times New Roman" w:eastAsiaTheme="majorEastAsia" w:hAnsi="Times New Roman"/>
          <w:szCs w:val="21"/>
        </w:rPr>
        <w:t>计算</w:t>
      </w:r>
    </w:p>
    <w:p w14:paraId="5F65480A" w14:textId="667573BF" w:rsidR="00986E45" w:rsidRPr="00FC1BD9" w:rsidRDefault="00986E45"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IOU</w:t>
      </w:r>
      <w:r w:rsidRPr="00FC1BD9">
        <w:rPr>
          <w:rFonts w:ascii="Times New Roman" w:eastAsiaTheme="majorEastAsia" w:hAnsi="Times New Roman"/>
          <w:szCs w:val="21"/>
        </w:rPr>
        <w:t>在相同图像</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之间进行计算，使用基准方法得到</w:t>
      </w:r>
      <m:oMath>
        <m:r>
          <w:rPr>
            <w:rFonts w:ascii="Cambria Math" w:eastAsiaTheme="majorEastAsia" w:hAnsi="Cambria Math"/>
            <w:szCs w:val="21"/>
          </w:rPr>
          <m:t>benchmark bbox</m:t>
        </m:r>
      </m:oMath>
      <w:r w:rsidRPr="00FC1BD9">
        <w:rPr>
          <w:rFonts w:ascii="Times New Roman" w:eastAsiaTheme="majorEastAsia" w:hAnsi="Times New Roman"/>
          <w:szCs w:val="21"/>
        </w:rPr>
        <w:t>，使用优化方法得到</w:t>
      </w:r>
      <m:oMath>
        <m:r>
          <w:rPr>
            <w:rFonts w:ascii="Cambria Math" w:eastAsiaTheme="majorEastAsia" w:hAnsi="Cambria Math"/>
            <w:szCs w:val="21"/>
          </w:rPr>
          <m:t>real bbox</m:t>
        </m:r>
      </m:oMath>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则该帧图像</w:t>
      </w:r>
      <w:proofErr w:type="gramEnd"/>
      <w:r w:rsidRPr="00FC1BD9">
        <w:rPr>
          <w:rFonts w:ascii="Times New Roman" w:eastAsiaTheme="majorEastAsia" w:hAnsi="Times New Roman"/>
          <w:szCs w:val="21"/>
        </w:rPr>
        <w:t>的</w:t>
      </w:r>
      <m:oMath>
        <m:r>
          <w:rPr>
            <w:rFonts w:ascii="Cambria Math" w:eastAsiaTheme="majorEastAsia" w:hAnsi="Cambria Math"/>
            <w:szCs w:val="21"/>
          </w:rPr>
          <m:t>IOU= are</m:t>
        </m:r>
        <m:sSub>
          <m:sSubPr>
            <m:ctrlPr>
              <w:rPr>
                <w:rFonts w:ascii="Cambria Math" w:eastAsiaTheme="majorEastAsia" w:hAnsi="Cambria Math"/>
                <w:i/>
                <w:szCs w:val="21"/>
              </w:rPr>
            </m:ctrlPr>
          </m:sSubPr>
          <m:e>
            <m:r>
              <w:rPr>
                <w:rFonts w:ascii="Cambria Math" w:eastAsiaTheme="majorEastAsia" w:hAnsi="Cambria Math"/>
                <w:szCs w:val="21"/>
              </w:rPr>
              <m:t>a</m:t>
            </m:r>
          </m:e>
          <m:sub>
            <m:r>
              <w:rPr>
                <w:rFonts w:ascii="Cambria Math" w:eastAsiaTheme="majorEastAsia" w:hAnsi="Cambria Math"/>
                <w:szCs w:val="21"/>
              </w:rPr>
              <m:t>intersection</m:t>
            </m:r>
          </m:sub>
        </m:sSub>
        <m:r>
          <w:rPr>
            <w:rFonts w:ascii="Cambria Math" w:eastAsiaTheme="majorEastAsia" w:hAnsi="Cambria Math"/>
            <w:szCs w:val="21"/>
          </w:rPr>
          <m:t>/(are</m:t>
        </m:r>
        <m:sSub>
          <m:sSubPr>
            <m:ctrlPr>
              <w:rPr>
                <w:rFonts w:ascii="Cambria Math" w:eastAsiaTheme="majorEastAsia" w:hAnsi="Cambria Math"/>
                <w:i/>
                <w:szCs w:val="21"/>
              </w:rPr>
            </m:ctrlPr>
          </m:sSubPr>
          <m:e>
            <m:r>
              <w:rPr>
                <w:rFonts w:ascii="Cambria Math" w:eastAsiaTheme="majorEastAsia" w:hAnsi="Cambria Math"/>
                <w:szCs w:val="21"/>
              </w:rPr>
              <m:t>a</m:t>
            </m:r>
          </m:e>
          <m:sub>
            <m:r>
              <w:rPr>
                <w:rFonts w:ascii="Cambria Math" w:eastAsiaTheme="majorEastAsia" w:hAnsi="Cambria Math"/>
                <w:szCs w:val="21"/>
              </w:rPr>
              <m:t>benchmark bbox</m:t>
            </m:r>
          </m:sub>
        </m:sSub>
        <m:r>
          <w:rPr>
            <w:rFonts w:ascii="Cambria Math" w:eastAsiaTheme="majorEastAsia" w:hAnsi="Cambria Math"/>
            <w:szCs w:val="21"/>
          </w:rPr>
          <m:t>+are</m:t>
        </m:r>
        <m:sSub>
          <m:sSubPr>
            <m:ctrlPr>
              <w:rPr>
                <w:rFonts w:ascii="Cambria Math" w:eastAsiaTheme="majorEastAsia" w:hAnsi="Cambria Math"/>
                <w:i/>
                <w:szCs w:val="21"/>
              </w:rPr>
            </m:ctrlPr>
          </m:sSubPr>
          <m:e>
            <m:r>
              <w:rPr>
                <w:rFonts w:ascii="Cambria Math" w:eastAsiaTheme="majorEastAsia" w:hAnsi="Cambria Math"/>
                <w:szCs w:val="21"/>
              </w:rPr>
              <m:t>a</m:t>
            </m:r>
          </m:e>
          <m:sub>
            <m:r>
              <w:rPr>
                <w:rFonts w:ascii="Cambria Math" w:eastAsiaTheme="majorEastAsia" w:hAnsi="Cambria Math"/>
                <w:szCs w:val="21"/>
              </w:rPr>
              <m:t>real bbox</m:t>
            </m:r>
          </m:sub>
        </m:sSub>
        <m:r>
          <w:rPr>
            <w:rFonts w:ascii="Cambria Math" w:eastAsiaTheme="majorEastAsia" w:hAnsi="Cambria Math"/>
            <w:szCs w:val="21"/>
          </w:rPr>
          <m:t>- are</m:t>
        </m:r>
        <m:sSub>
          <m:sSubPr>
            <m:ctrlPr>
              <w:rPr>
                <w:rFonts w:ascii="Cambria Math" w:eastAsiaTheme="majorEastAsia" w:hAnsi="Cambria Math"/>
                <w:i/>
                <w:szCs w:val="21"/>
              </w:rPr>
            </m:ctrlPr>
          </m:sSubPr>
          <m:e>
            <m:r>
              <w:rPr>
                <w:rFonts w:ascii="Cambria Math" w:eastAsiaTheme="majorEastAsia" w:hAnsi="Cambria Math"/>
                <w:szCs w:val="21"/>
              </w:rPr>
              <m:t>a</m:t>
            </m:r>
          </m:e>
          <m:sub>
            <m:r>
              <w:rPr>
                <w:rFonts w:ascii="Cambria Math" w:eastAsiaTheme="majorEastAsia" w:hAnsi="Cambria Math"/>
                <w:szCs w:val="21"/>
              </w:rPr>
              <m:t>intersection</m:t>
            </m:r>
          </m:sub>
        </m:sSub>
        <m:r>
          <w:rPr>
            <w:rFonts w:ascii="Cambria Math" w:eastAsiaTheme="majorEastAsia" w:hAnsi="Cambria Math"/>
            <w:szCs w:val="21"/>
          </w:rPr>
          <m:t>)</m:t>
        </m:r>
      </m:oMath>
      <w:r w:rsidRPr="00FC1BD9">
        <w:rPr>
          <w:rFonts w:ascii="Times New Roman" w:eastAsiaTheme="majorEastAsia" w:hAnsi="Times New Roman"/>
          <w:szCs w:val="21"/>
        </w:rPr>
        <w:t>。</w:t>
      </w:r>
      <w:r w:rsidR="006936D8" w:rsidRPr="00FC1BD9">
        <w:rPr>
          <w:rFonts w:ascii="Times New Roman" w:eastAsiaTheme="majorEastAsia" w:hAnsi="Times New Roman"/>
          <w:szCs w:val="21"/>
        </w:rPr>
        <w:t>计算</w:t>
      </w:r>
      <w:r w:rsidRPr="00FC1BD9">
        <w:rPr>
          <w:rFonts w:ascii="Times New Roman" w:eastAsiaTheme="majorEastAsia" w:hAnsi="Times New Roman"/>
          <w:szCs w:val="21"/>
        </w:rPr>
        <w:t>所有</w:t>
      </w:r>
      <w:r w:rsidRPr="00FC1BD9">
        <w:rPr>
          <w:rFonts w:ascii="Times New Roman" w:eastAsiaTheme="majorEastAsia" w:hAnsi="Times New Roman"/>
          <w:szCs w:val="21"/>
        </w:rPr>
        <w:t>1620</w:t>
      </w:r>
      <w:r w:rsidRPr="00FC1BD9">
        <w:rPr>
          <w:rFonts w:ascii="Times New Roman" w:eastAsiaTheme="majorEastAsia" w:hAnsi="Times New Roman"/>
          <w:szCs w:val="21"/>
        </w:rPr>
        <w:t>帧</w:t>
      </w:r>
      <w:r w:rsidR="006936D8" w:rsidRPr="00FC1BD9">
        <w:rPr>
          <w:rFonts w:ascii="Times New Roman" w:eastAsiaTheme="majorEastAsia" w:hAnsi="Times New Roman"/>
          <w:szCs w:val="21"/>
        </w:rPr>
        <w:t>图像的</w:t>
      </w:r>
      <w:r w:rsidRPr="00FC1BD9">
        <w:rPr>
          <w:rFonts w:ascii="Times New Roman" w:eastAsiaTheme="majorEastAsia" w:hAnsi="Times New Roman"/>
          <w:szCs w:val="21"/>
        </w:rPr>
        <w:t>IOU</w:t>
      </w:r>
      <w:r w:rsidRPr="00FC1BD9">
        <w:rPr>
          <w:rFonts w:ascii="Times New Roman" w:eastAsiaTheme="majorEastAsia" w:hAnsi="Times New Roman"/>
          <w:szCs w:val="21"/>
        </w:rPr>
        <w:t>，最后得到该段视频的平均</w:t>
      </w:r>
      <w:r w:rsidRPr="00FC1BD9">
        <w:rPr>
          <w:rFonts w:ascii="Times New Roman" w:eastAsiaTheme="majorEastAsia" w:hAnsi="Times New Roman"/>
          <w:szCs w:val="21"/>
        </w:rPr>
        <w:t>IOU</w:t>
      </w:r>
      <w:r w:rsidRPr="00FC1BD9">
        <w:rPr>
          <w:rFonts w:ascii="Times New Roman" w:eastAsiaTheme="majorEastAsia" w:hAnsi="Times New Roman"/>
          <w:szCs w:val="21"/>
        </w:rPr>
        <w:t>。</w:t>
      </w:r>
    </w:p>
    <w:p w14:paraId="4BCA80B1" w14:textId="1020CCFA" w:rsidR="009B7A19" w:rsidRPr="00FC1BD9" w:rsidRDefault="009B7A19" w:rsidP="00711285">
      <w:pPr>
        <w:pStyle w:val="3"/>
        <w:spacing w:line="360" w:lineRule="auto"/>
        <w:rPr>
          <w:rFonts w:ascii="Times New Roman" w:eastAsiaTheme="majorEastAsia" w:hAnsi="Times New Roman"/>
          <w:b w:val="0"/>
          <w:bCs w:val="0"/>
          <w:sz w:val="21"/>
          <w:szCs w:val="21"/>
        </w:rPr>
      </w:pPr>
      <w:r w:rsidRPr="00FC1BD9">
        <w:rPr>
          <w:rFonts w:ascii="Times New Roman" w:eastAsiaTheme="majorEastAsia" w:hAnsi="Times New Roman"/>
          <w:b w:val="0"/>
          <w:bCs w:val="0"/>
          <w:sz w:val="21"/>
          <w:szCs w:val="21"/>
        </w:rPr>
        <w:t>速度提升</w:t>
      </w:r>
    </w:p>
    <w:p w14:paraId="53AB3174" w14:textId="7171677C" w:rsidR="007E3F96" w:rsidRPr="00FC1BD9" w:rsidRDefault="006936D8"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对不同的检测间隔，统计该视频所有</w:t>
      </w:r>
      <w:r w:rsidRPr="00FC1BD9">
        <w:rPr>
          <w:rFonts w:ascii="Times New Roman" w:eastAsiaTheme="majorEastAsia" w:hAnsi="Times New Roman"/>
          <w:szCs w:val="21"/>
        </w:rPr>
        <w:t>1620</w:t>
      </w:r>
      <w:r w:rsidRPr="00FC1BD9">
        <w:rPr>
          <w:rFonts w:ascii="Times New Roman" w:eastAsiaTheme="majorEastAsia" w:hAnsi="Times New Roman"/>
          <w:szCs w:val="21"/>
        </w:rPr>
        <w:t>帧图像的总共检测跟踪用时</w:t>
      </w:r>
      <m:oMath>
        <m:r>
          <w:rPr>
            <w:rFonts w:ascii="Cambria Math" w:eastAsiaTheme="majorEastAsia" w:hAnsi="Cambria Math"/>
            <w:szCs w:val="21"/>
          </w:rPr>
          <m:t>elapseTime_r</m:t>
        </m:r>
      </m:oMath>
      <w:r w:rsidR="00D2222D" w:rsidRPr="00FC1BD9">
        <w:rPr>
          <w:rFonts w:ascii="Times New Roman" w:eastAsiaTheme="majorEastAsia" w:hAnsi="Times New Roman"/>
          <w:szCs w:val="21"/>
        </w:rPr>
        <w:t>。然后速度提升倍数为基准总用时与优化方法总用时之比，即：</w:t>
      </w:r>
      <m:oMath>
        <m:r>
          <w:rPr>
            <w:rFonts w:ascii="Cambria Math" w:eastAsiaTheme="majorEastAsia" w:hAnsi="Cambria Math"/>
            <w:szCs w:val="21"/>
          </w:rPr>
          <m:t>speed_x  =elapseTime_b  / elapseTime_r</m:t>
        </m:r>
      </m:oMath>
      <w:r w:rsidR="00D2222D" w:rsidRPr="00FC1BD9">
        <w:rPr>
          <w:rFonts w:ascii="Times New Roman" w:eastAsiaTheme="majorEastAsia" w:hAnsi="Times New Roman"/>
          <w:szCs w:val="21"/>
        </w:rPr>
        <w:t>。</w:t>
      </w:r>
    </w:p>
    <w:p w14:paraId="3D386E3D" w14:textId="3CD46F6D" w:rsidR="00862DE2" w:rsidRPr="00FC1BD9" w:rsidRDefault="00862DE2"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优化结果分析</w:t>
      </w:r>
    </w:p>
    <w:p w14:paraId="01623FC3" w14:textId="0E1CDC21" w:rsidR="00862DE2" w:rsidRPr="00FC1BD9" w:rsidRDefault="00D2222D"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在实验中，我们</w:t>
      </w:r>
      <w:r w:rsidR="00862DE2" w:rsidRPr="00FC1BD9">
        <w:rPr>
          <w:rFonts w:ascii="Times New Roman" w:eastAsiaTheme="majorEastAsia" w:hAnsi="Times New Roman"/>
          <w:szCs w:val="21"/>
        </w:rPr>
        <w:t>将</w:t>
      </w:r>
      <w:r w:rsidR="00862DE2" w:rsidRPr="00FC1BD9">
        <w:rPr>
          <w:rFonts w:ascii="Times New Roman" w:eastAsiaTheme="majorEastAsia" w:hAnsi="Times New Roman"/>
          <w:szCs w:val="21"/>
        </w:rPr>
        <w:t>interval</w:t>
      </w:r>
      <w:r w:rsidR="00862DE2" w:rsidRPr="00FC1BD9">
        <w:rPr>
          <w:rFonts w:ascii="Times New Roman" w:eastAsiaTheme="majorEastAsia" w:hAnsi="Times New Roman"/>
          <w:szCs w:val="21"/>
        </w:rPr>
        <w:t>值依次设置为</w:t>
      </w:r>
      <w:r w:rsidR="00434A17" w:rsidRPr="00FC1BD9">
        <w:rPr>
          <w:rFonts w:ascii="Times New Roman" w:eastAsiaTheme="majorEastAsia" w:hAnsi="Times New Roman"/>
          <w:szCs w:val="21"/>
        </w:rPr>
        <w:t>1</w:t>
      </w:r>
      <w:r w:rsidR="00862DE2" w:rsidRPr="00FC1BD9">
        <w:rPr>
          <w:rFonts w:ascii="Times New Roman" w:eastAsiaTheme="majorEastAsia" w:hAnsi="Times New Roman"/>
          <w:szCs w:val="21"/>
        </w:rPr>
        <w:t>~1</w:t>
      </w:r>
      <w:r w:rsidR="00F5101A" w:rsidRPr="00FC1BD9">
        <w:rPr>
          <w:rFonts w:ascii="Times New Roman" w:eastAsiaTheme="majorEastAsia" w:hAnsi="Times New Roman"/>
          <w:szCs w:val="21"/>
        </w:rPr>
        <w:t>0</w:t>
      </w:r>
      <w:r w:rsidR="00862DE2" w:rsidRPr="00FC1BD9">
        <w:rPr>
          <w:rFonts w:ascii="Times New Roman" w:eastAsiaTheme="majorEastAsia" w:hAnsi="Times New Roman"/>
          <w:szCs w:val="21"/>
        </w:rPr>
        <w:t>0</w:t>
      </w:r>
      <w:r w:rsidR="00862DE2" w:rsidRPr="00FC1BD9">
        <w:rPr>
          <w:rFonts w:ascii="Times New Roman" w:eastAsiaTheme="majorEastAsia" w:hAnsi="Times New Roman"/>
          <w:szCs w:val="21"/>
        </w:rPr>
        <w:t>，并</w:t>
      </w:r>
      <w:r w:rsidRPr="00FC1BD9">
        <w:rPr>
          <w:rFonts w:ascii="Times New Roman" w:eastAsiaTheme="majorEastAsia" w:hAnsi="Times New Roman"/>
          <w:szCs w:val="21"/>
        </w:rPr>
        <w:t>统计不同检测间隔的</w:t>
      </w:r>
      <w:r w:rsidR="00862DE2" w:rsidRPr="00FC1BD9">
        <w:rPr>
          <w:rFonts w:ascii="Times New Roman" w:eastAsiaTheme="majorEastAsia" w:hAnsi="Times New Roman"/>
          <w:szCs w:val="21"/>
        </w:rPr>
        <w:t>位置偏差和</w:t>
      </w:r>
      <w:r w:rsidRPr="00FC1BD9">
        <w:rPr>
          <w:rFonts w:ascii="Times New Roman" w:eastAsiaTheme="majorEastAsia" w:hAnsi="Times New Roman"/>
          <w:szCs w:val="21"/>
        </w:rPr>
        <w:t>速度提升效果</w:t>
      </w:r>
      <w:r w:rsidR="00862DE2" w:rsidRPr="00FC1BD9">
        <w:rPr>
          <w:rFonts w:ascii="Times New Roman" w:eastAsiaTheme="majorEastAsia" w:hAnsi="Times New Roman"/>
          <w:szCs w:val="21"/>
        </w:rPr>
        <w:t>，</w:t>
      </w:r>
      <w:r w:rsidR="00F4042A">
        <w:rPr>
          <w:rFonts w:ascii="Times New Roman" w:eastAsiaTheme="majorEastAsia" w:hAnsi="Times New Roman" w:hint="eastAsia"/>
          <w:szCs w:val="21"/>
        </w:rPr>
        <w:t>数据整理后</w:t>
      </w:r>
      <w:r w:rsidR="00862DE2" w:rsidRPr="00FC1BD9">
        <w:rPr>
          <w:rFonts w:ascii="Times New Roman" w:eastAsiaTheme="majorEastAsia" w:hAnsi="Times New Roman"/>
          <w:szCs w:val="21"/>
        </w:rPr>
        <w:t>使用</w:t>
      </w:r>
      <w:proofErr w:type="spellStart"/>
      <w:r w:rsidR="00862DE2" w:rsidRPr="00FC1BD9">
        <w:rPr>
          <w:rFonts w:ascii="Times New Roman" w:eastAsiaTheme="majorEastAsia" w:hAnsi="Times New Roman"/>
          <w:szCs w:val="21"/>
        </w:rPr>
        <w:t>matlab</w:t>
      </w:r>
      <w:proofErr w:type="spellEnd"/>
      <w:r w:rsidR="00862DE2" w:rsidRPr="00FC1BD9">
        <w:rPr>
          <w:rFonts w:ascii="Times New Roman" w:eastAsiaTheme="majorEastAsia" w:hAnsi="Times New Roman"/>
          <w:szCs w:val="21"/>
        </w:rPr>
        <w:t>绘制如</w:t>
      </w:r>
      <w:r w:rsidR="00F4042A">
        <w:rPr>
          <w:rFonts w:ascii="Times New Roman" w:eastAsiaTheme="majorEastAsia" w:hAnsi="Times New Roman" w:hint="eastAsia"/>
          <w:szCs w:val="21"/>
        </w:rPr>
        <w:t>图</w:t>
      </w:r>
      <w:r w:rsidR="003211CF">
        <w:rPr>
          <w:rFonts w:ascii="Times New Roman" w:eastAsiaTheme="majorEastAsia" w:hAnsi="Times New Roman"/>
          <w:szCs w:val="21"/>
        </w:rPr>
        <w:t>8</w:t>
      </w:r>
      <w:r w:rsidR="00F4042A">
        <w:rPr>
          <w:rFonts w:ascii="Times New Roman" w:eastAsiaTheme="majorEastAsia" w:hAnsi="Times New Roman" w:hint="eastAsia"/>
          <w:szCs w:val="21"/>
        </w:rPr>
        <w:t>所示</w:t>
      </w:r>
      <w:r w:rsidR="00862DE2" w:rsidRPr="00FC1BD9">
        <w:rPr>
          <w:rFonts w:ascii="Times New Roman" w:eastAsiaTheme="majorEastAsia" w:hAnsi="Times New Roman"/>
          <w:szCs w:val="21"/>
        </w:rPr>
        <w:t>：</w:t>
      </w:r>
    </w:p>
    <w:p w14:paraId="0EFD92A8" w14:textId="3C963861" w:rsidR="00862DE2" w:rsidRPr="00FC1BD9" w:rsidRDefault="00F5101A" w:rsidP="00106C20">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69FDB1B6" wp14:editId="7A4028FE">
            <wp:extent cx="3600000" cy="2110330"/>
            <wp:effectExtent l="0" t="0" r="63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曲线图.png"/>
                    <pic:cNvPicPr/>
                  </pic:nvPicPr>
                  <pic:blipFill>
                    <a:blip r:embed="rId24">
                      <a:extLst>
                        <a:ext uri="{28A0092B-C50C-407E-A947-70E740481C1C}">
                          <a14:useLocalDpi xmlns:a14="http://schemas.microsoft.com/office/drawing/2010/main" val="0"/>
                        </a:ext>
                      </a:extLst>
                    </a:blip>
                    <a:stretch>
                      <a:fillRect/>
                    </a:stretch>
                  </pic:blipFill>
                  <pic:spPr>
                    <a:xfrm>
                      <a:off x="0" y="0"/>
                      <a:ext cx="3600000" cy="2110330"/>
                    </a:xfrm>
                    <a:prstGeom prst="rect">
                      <a:avLst/>
                    </a:prstGeom>
                  </pic:spPr>
                </pic:pic>
              </a:graphicData>
            </a:graphic>
          </wp:inline>
        </w:drawing>
      </w:r>
    </w:p>
    <w:p w14:paraId="3AA26B8D" w14:textId="1493657E" w:rsidR="00862DE2" w:rsidRPr="00FC1BD9" w:rsidRDefault="00862DE2"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图</w:t>
      </w:r>
      <w:r w:rsidR="003211CF">
        <w:rPr>
          <w:rFonts w:ascii="Times New Roman" w:eastAsiaTheme="majorEastAsia" w:hAnsi="Times New Roman"/>
          <w:szCs w:val="21"/>
        </w:rPr>
        <w:t>8</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不同</w:t>
      </w:r>
      <w:r w:rsidRPr="00FC1BD9">
        <w:rPr>
          <w:rFonts w:ascii="Times New Roman" w:eastAsiaTheme="majorEastAsia" w:hAnsi="Times New Roman"/>
          <w:szCs w:val="21"/>
        </w:rPr>
        <w:t>Interval</w:t>
      </w:r>
      <w:r w:rsidRPr="00FC1BD9">
        <w:rPr>
          <w:rFonts w:ascii="Times New Roman" w:eastAsiaTheme="majorEastAsia" w:hAnsi="Times New Roman"/>
          <w:szCs w:val="21"/>
        </w:rPr>
        <w:t>的位置偏差</w:t>
      </w:r>
      <w:r w:rsidR="00434A17" w:rsidRPr="00FC1BD9">
        <w:rPr>
          <w:rFonts w:ascii="Times New Roman" w:eastAsiaTheme="majorEastAsia" w:hAnsi="Times New Roman"/>
          <w:szCs w:val="21"/>
        </w:rPr>
        <w:t>和速度提升</w:t>
      </w:r>
    </w:p>
    <w:p w14:paraId="794E8AA0" w14:textId="71B41169" w:rsidR="00C30B29" w:rsidRPr="00FC1BD9" w:rsidRDefault="00862DE2" w:rsidP="00C30B29">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lastRenderedPageBreak/>
        <w:t>可以看到，</w:t>
      </w:r>
      <w:r w:rsidR="00D2222D" w:rsidRPr="00FC1BD9">
        <w:rPr>
          <w:rFonts w:ascii="Times New Roman" w:eastAsiaTheme="majorEastAsia" w:hAnsi="Times New Roman"/>
          <w:szCs w:val="21"/>
        </w:rPr>
        <w:t>检测间隔越大，</w:t>
      </w:r>
      <w:r w:rsidR="00D2222D" w:rsidRPr="00FC1BD9">
        <w:rPr>
          <w:rFonts w:ascii="Times New Roman" w:eastAsiaTheme="majorEastAsia" w:hAnsi="Times New Roman"/>
          <w:szCs w:val="21"/>
        </w:rPr>
        <w:t>IOU</w:t>
      </w:r>
      <w:r w:rsidR="00D2222D" w:rsidRPr="00FC1BD9">
        <w:rPr>
          <w:rFonts w:ascii="Times New Roman" w:eastAsiaTheme="majorEastAsia" w:hAnsi="Times New Roman"/>
          <w:szCs w:val="21"/>
        </w:rPr>
        <w:t>越小</w:t>
      </w:r>
      <w:r w:rsidR="00434A17" w:rsidRPr="00FC1BD9">
        <w:rPr>
          <w:rFonts w:ascii="Times New Roman" w:eastAsiaTheme="majorEastAsia" w:hAnsi="Times New Roman"/>
          <w:szCs w:val="21"/>
        </w:rPr>
        <w:t>（绿色曲线）</w:t>
      </w:r>
      <w:r w:rsidR="00D2222D" w:rsidRPr="00FC1BD9">
        <w:rPr>
          <w:rFonts w:ascii="Times New Roman" w:eastAsiaTheme="majorEastAsia" w:hAnsi="Times New Roman"/>
          <w:szCs w:val="21"/>
        </w:rPr>
        <w:t>，</w:t>
      </w:r>
      <w:r w:rsidR="0019158D" w:rsidRPr="00FC1BD9">
        <w:rPr>
          <w:rFonts w:ascii="Times New Roman" w:eastAsiaTheme="majorEastAsia" w:hAnsi="Times New Roman"/>
          <w:szCs w:val="21"/>
        </w:rPr>
        <w:t>表明</w:t>
      </w:r>
      <w:r w:rsidR="00D2222D" w:rsidRPr="00FC1BD9">
        <w:rPr>
          <w:rFonts w:ascii="Times New Roman" w:eastAsiaTheme="majorEastAsia" w:hAnsi="Times New Roman"/>
          <w:szCs w:val="21"/>
        </w:rPr>
        <w:t>位置偏差越大；速度提升效果</w:t>
      </w:r>
      <w:r w:rsidR="00434A17" w:rsidRPr="00FC1BD9">
        <w:rPr>
          <w:rFonts w:ascii="Times New Roman" w:eastAsiaTheme="majorEastAsia" w:hAnsi="Times New Roman"/>
          <w:szCs w:val="21"/>
        </w:rPr>
        <w:t>（红色曲线）</w:t>
      </w:r>
      <w:r w:rsidR="00D2222D" w:rsidRPr="00FC1BD9">
        <w:rPr>
          <w:rFonts w:ascii="Times New Roman" w:eastAsiaTheme="majorEastAsia" w:hAnsi="Times New Roman"/>
          <w:szCs w:val="21"/>
        </w:rPr>
        <w:t>在检测间隔小于</w:t>
      </w:r>
      <w:r w:rsidR="00D2222D" w:rsidRPr="00FC1BD9">
        <w:rPr>
          <w:rFonts w:ascii="Times New Roman" w:eastAsiaTheme="majorEastAsia" w:hAnsi="Times New Roman"/>
          <w:szCs w:val="21"/>
        </w:rPr>
        <w:t>30</w:t>
      </w:r>
      <w:r w:rsidR="00D2222D" w:rsidRPr="00FC1BD9">
        <w:rPr>
          <w:rFonts w:ascii="Times New Roman" w:eastAsiaTheme="majorEastAsia" w:hAnsi="Times New Roman"/>
          <w:szCs w:val="21"/>
        </w:rPr>
        <w:t>时非常明显，随后逐渐趋于平缓。</w:t>
      </w:r>
      <w:r w:rsidR="0019158D" w:rsidRPr="00FC1BD9">
        <w:rPr>
          <w:rFonts w:ascii="Times New Roman" w:eastAsiaTheme="majorEastAsia" w:hAnsi="Times New Roman"/>
          <w:szCs w:val="21"/>
        </w:rPr>
        <w:t>综合考虑检测位置准确性和运行效率，选择</w:t>
      </w:r>
      <w:r w:rsidR="0019158D" w:rsidRPr="00FC1BD9">
        <w:rPr>
          <w:rFonts w:ascii="Times New Roman" w:eastAsiaTheme="majorEastAsia" w:hAnsi="Times New Roman"/>
          <w:szCs w:val="21"/>
        </w:rPr>
        <w:t>20</w:t>
      </w:r>
      <w:r w:rsidR="0019158D" w:rsidRPr="00FC1BD9">
        <w:rPr>
          <w:rFonts w:ascii="Times New Roman" w:eastAsiaTheme="majorEastAsia" w:hAnsi="Times New Roman"/>
          <w:szCs w:val="21"/>
        </w:rPr>
        <w:t>作为最优检测间隔，该间隔下的平均</w:t>
      </w:r>
      <w:r w:rsidR="0019158D" w:rsidRPr="00FC1BD9">
        <w:rPr>
          <w:rFonts w:ascii="Times New Roman" w:eastAsiaTheme="majorEastAsia" w:hAnsi="Times New Roman"/>
          <w:szCs w:val="21"/>
        </w:rPr>
        <w:t>IOU</w:t>
      </w:r>
      <w:r w:rsidR="0019158D" w:rsidRPr="00FC1BD9">
        <w:rPr>
          <w:rFonts w:ascii="Times New Roman" w:eastAsiaTheme="majorEastAsia" w:hAnsi="Times New Roman"/>
          <w:szCs w:val="21"/>
        </w:rPr>
        <w:t>、速度提升效果、总用时、</w:t>
      </w:r>
      <w:proofErr w:type="gramStart"/>
      <w:r w:rsidR="0019158D" w:rsidRPr="00FC1BD9">
        <w:rPr>
          <w:rFonts w:ascii="Times New Roman" w:eastAsiaTheme="majorEastAsia" w:hAnsi="Times New Roman"/>
          <w:szCs w:val="21"/>
        </w:rPr>
        <w:t>帧率如</w:t>
      </w:r>
      <w:proofErr w:type="gramEnd"/>
      <w:r w:rsidR="0019158D" w:rsidRPr="00FC1BD9">
        <w:rPr>
          <w:rFonts w:ascii="Times New Roman" w:eastAsiaTheme="majorEastAsia" w:hAnsi="Times New Roman"/>
          <w:szCs w:val="21"/>
        </w:rPr>
        <w:t>表</w:t>
      </w:r>
      <w:r w:rsidR="00F4042A">
        <w:rPr>
          <w:rFonts w:ascii="Times New Roman" w:eastAsiaTheme="majorEastAsia" w:hAnsi="Times New Roman"/>
          <w:szCs w:val="21"/>
        </w:rPr>
        <w:t>5</w:t>
      </w:r>
      <w:r w:rsidR="0019158D" w:rsidRPr="00FC1BD9">
        <w:rPr>
          <w:rFonts w:ascii="Times New Roman" w:eastAsiaTheme="majorEastAsia" w:hAnsi="Times New Roman"/>
          <w:szCs w:val="21"/>
        </w:rPr>
        <w:t>所示：</w:t>
      </w:r>
    </w:p>
    <w:p w14:paraId="55291EF3" w14:textId="77777777" w:rsidR="00C30B29" w:rsidRPr="00FC1BD9" w:rsidRDefault="00C30B29" w:rsidP="00C30B29">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表</w:t>
      </w:r>
      <w:r>
        <w:rPr>
          <w:rFonts w:ascii="Times New Roman" w:eastAsiaTheme="majorEastAsia" w:hAnsi="Times New Roman"/>
          <w:szCs w:val="21"/>
        </w:rPr>
        <w:t>5</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最优检测间隔的各项参数</w:t>
      </w:r>
    </w:p>
    <w:tbl>
      <w:tblPr>
        <w:tblStyle w:val="af0"/>
        <w:tblW w:w="0" w:type="auto"/>
        <w:jc w:val="center"/>
        <w:tblLook w:val="04A0" w:firstRow="1" w:lastRow="0" w:firstColumn="1" w:lastColumn="0" w:noHBand="0" w:noVBand="1"/>
      </w:tblPr>
      <w:tblGrid>
        <w:gridCol w:w="2130"/>
        <w:gridCol w:w="2130"/>
      </w:tblGrid>
      <w:tr w:rsidR="00C30B29" w:rsidRPr="00FC1BD9" w14:paraId="3754341F" w14:textId="77777777" w:rsidTr="00194979">
        <w:trPr>
          <w:jc w:val="center"/>
        </w:trPr>
        <w:tc>
          <w:tcPr>
            <w:tcW w:w="2130" w:type="dxa"/>
          </w:tcPr>
          <w:p w14:paraId="25952FD0" w14:textId="77777777" w:rsidR="00C30B29" w:rsidRPr="00FC1BD9" w:rsidRDefault="00C30B29" w:rsidP="00194979">
            <w:pPr>
              <w:spacing w:line="360"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i</w:t>
            </w:r>
            <w:r w:rsidRPr="00FC1BD9">
              <w:rPr>
                <w:rFonts w:ascii="Times New Roman" w:eastAsiaTheme="majorEastAsia" w:hAnsi="Times New Roman" w:cs="Times New Roman"/>
                <w:szCs w:val="21"/>
              </w:rPr>
              <w:t>nterval</w:t>
            </w:r>
          </w:p>
        </w:tc>
        <w:tc>
          <w:tcPr>
            <w:tcW w:w="2130" w:type="dxa"/>
          </w:tcPr>
          <w:p w14:paraId="675808BD"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20</w:t>
            </w:r>
          </w:p>
        </w:tc>
      </w:tr>
      <w:tr w:rsidR="00C30B29" w:rsidRPr="00FC1BD9" w14:paraId="7021D7AA" w14:textId="77777777" w:rsidTr="00194979">
        <w:trPr>
          <w:jc w:val="center"/>
        </w:trPr>
        <w:tc>
          <w:tcPr>
            <w:tcW w:w="2130" w:type="dxa"/>
          </w:tcPr>
          <w:p w14:paraId="34604D99" w14:textId="77777777" w:rsidR="00C30B29" w:rsidRPr="00FC1BD9" w:rsidRDefault="00C30B29" w:rsidP="00194979">
            <w:pPr>
              <w:spacing w:line="360" w:lineRule="auto"/>
              <w:jc w:val="center"/>
              <w:rPr>
                <w:rFonts w:ascii="Times New Roman" w:eastAsiaTheme="majorEastAsia" w:hAnsi="Times New Roman" w:cs="Times New Roman"/>
                <w:szCs w:val="21"/>
              </w:rPr>
            </w:pPr>
            <w:proofErr w:type="spellStart"/>
            <w:r>
              <w:rPr>
                <w:rFonts w:ascii="Times New Roman" w:eastAsiaTheme="majorEastAsia" w:hAnsi="Times New Roman" w:cs="Times New Roman"/>
                <w:szCs w:val="21"/>
              </w:rPr>
              <w:t>a</w:t>
            </w:r>
            <w:r w:rsidRPr="00FC1BD9">
              <w:rPr>
                <w:rFonts w:ascii="Times New Roman" w:eastAsiaTheme="majorEastAsia" w:hAnsi="Times New Roman" w:cs="Times New Roman"/>
                <w:szCs w:val="21"/>
              </w:rPr>
              <w:t>vg_IOU</w:t>
            </w:r>
            <w:proofErr w:type="spellEnd"/>
          </w:p>
        </w:tc>
        <w:tc>
          <w:tcPr>
            <w:tcW w:w="2130" w:type="dxa"/>
          </w:tcPr>
          <w:p w14:paraId="6D8DB33B"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85.73%</w:t>
            </w:r>
          </w:p>
        </w:tc>
      </w:tr>
      <w:tr w:rsidR="00C30B29" w:rsidRPr="00FC1BD9" w14:paraId="4AF57D94" w14:textId="77777777" w:rsidTr="00194979">
        <w:trPr>
          <w:jc w:val="center"/>
        </w:trPr>
        <w:tc>
          <w:tcPr>
            <w:tcW w:w="2130" w:type="dxa"/>
          </w:tcPr>
          <w:p w14:paraId="5D5B9110" w14:textId="77777777" w:rsidR="00C30B29" w:rsidRPr="00FC1BD9" w:rsidRDefault="00C30B29" w:rsidP="00194979">
            <w:pPr>
              <w:spacing w:line="360" w:lineRule="auto"/>
              <w:jc w:val="center"/>
              <w:rPr>
                <w:rFonts w:ascii="Times New Roman" w:eastAsiaTheme="majorEastAsia" w:hAnsi="Times New Roman" w:cs="Times New Roman"/>
                <w:szCs w:val="21"/>
              </w:rPr>
            </w:pPr>
            <w:proofErr w:type="spellStart"/>
            <w:r>
              <w:rPr>
                <w:rFonts w:ascii="Times New Roman" w:eastAsiaTheme="majorEastAsia" w:hAnsi="Times New Roman" w:cs="Times New Roman"/>
                <w:szCs w:val="21"/>
              </w:rPr>
              <w:t>s</w:t>
            </w:r>
            <w:r w:rsidRPr="00FC1BD9">
              <w:rPr>
                <w:rFonts w:ascii="Times New Roman" w:eastAsiaTheme="majorEastAsia" w:hAnsi="Times New Roman" w:cs="Times New Roman"/>
                <w:szCs w:val="21"/>
              </w:rPr>
              <w:t>peed_x</w:t>
            </w:r>
            <w:proofErr w:type="spellEnd"/>
          </w:p>
        </w:tc>
        <w:tc>
          <w:tcPr>
            <w:tcW w:w="2130" w:type="dxa"/>
          </w:tcPr>
          <w:p w14:paraId="1CD8F9D7"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4.20577</w:t>
            </w:r>
          </w:p>
        </w:tc>
      </w:tr>
      <w:tr w:rsidR="00C30B29" w:rsidRPr="00FC1BD9" w14:paraId="1398C4FC" w14:textId="77777777" w:rsidTr="00194979">
        <w:trPr>
          <w:jc w:val="center"/>
        </w:trPr>
        <w:tc>
          <w:tcPr>
            <w:tcW w:w="2130" w:type="dxa"/>
          </w:tcPr>
          <w:p w14:paraId="46DF73C0" w14:textId="77777777" w:rsidR="00C30B29" w:rsidRPr="00FC1BD9" w:rsidRDefault="00C30B29" w:rsidP="00194979">
            <w:pPr>
              <w:spacing w:line="360" w:lineRule="auto"/>
              <w:jc w:val="center"/>
              <w:rPr>
                <w:rFonts w:ascii="Times New Roman" w:eastAsiaTheme="majorEastAsia" w:hAnsi="Times New Roman" w:cs="Times New Roman"/>
                <w:szCs w:val="21"/>
              </w:rPr>
            </w:pPr>
            <w:proofErr w:type="spellStart"/>
            <w:r w:rsidRPr="00FC1BD9">
              <w:rPr>
                <w:rFonts w:ascii="Times New Roman" w:eastAsiaTheme="majorEastAsia" w:hAnsi="Times New Roman" w:cs="Times New Roman"/>
                <w:szCs w:val="21"/>
              </w:rPr>
              <w:t>elapseTime</w:t>
            </w:r>
            <w:proofErr w:type="spellEnd"/>
          </w:p>
        </w:tc>
        <w:tc>
          <w:tcPr>
            <w:tcW w:w="2130" w:type="dxa"/>
          </w:tcPr>
          <w:p w14:paraId="0568768D"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18.268s</w:t>
            </w:r>
          </w:p>
        </w:tc>
      </w:tr>
      <w:tr w:rsidR="00C30B29" w:rsidRPr="00FC1BD9" w14:paraId="560A0292" w14:textId="77777777" w:rsidTr="00194979">
        <w:trPr>
          <w:jc w:val="center"/>
        </w:trPr>
        <w:tc>
          <w:tcPr>
            <w:tcW w:w="2130" w:type="dxa"/>
          </w:tcPr>
          <w:p w14:paraId="66C9AF24" w14:textId="77777777" w:rsidR="00C30B29" w:rsidRPr="00FC1BD9" w:rsidRDefault="00C30B29" w:rsidP="00194979">
            <w:pPr>
              <w:spacing w:line="360"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fps</w:t>
            </w:r>
          </w:p>
        </w:tc>
        <w:tc>
          <w:tcPr>
            <w:tcW w:w="2130" w:type="dxa"/>
          </w:tcPr>
          <w:p w14:paraId="6250EFBD"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88.68</w:t>
            </w:r>
          </w:p>
        </w:tc>
      </w:tr>
    </w:tbl>
    <w:p w14:paraId="119E19C0" w14:textId="59117DDE" w:rsidR="00C30B29" w:rsidRDefault="00C30B29" w:rsidP="00711285">
      <w:pPr>
        <w:spacing w:line="360" w:lineRule="auto"/>
        <w:ind w:firstLine="420"/>
        <w:jc w:val="left"/>
        <w:rPr>
          <w:rFonts w:ascii="Times New Roman" w:eastAsiaTheme="majorEastAsia" w:hAnsi="Times New Roman"/>
          <w:szCs w:val="21"/>
        </w:rPr>
      </w:pPr>
    </w:p>
    <w:p w14:paraId="0F169DE5" w14:textId="2A8487AB" w:rsidR="00C30B29" w:rsidRDefault="00C30B29" w:rsidP="00711285">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观察检测跟踪结果，跟踪丢失的情况得到了很好的矫正</w:t>
      </w:r>
      <w:r w:rsidR="007F3171">
        <w:rPr>
          <w:rFonts w:ascii="Times New Roman" w:eastAsiaTheme="majorEastAsia" w:hAnsi="Times New Roman" w:hint="eastAsia"/>
          <w:szCs w:val="21"/>
        </w:rPr>
        <w:t>。无人机飞行姿态任意变化，</w:t>
      </w:r>
      <w:r w:rsidRPr="00FC1BD9">
        <w:rPr>
          <w:rFonts w:ascii="Times New Roman" w:eastAsiaTheme="majorEastAsia" w:hAnsi="Times New Roman"/>
          <w:szCs w:val="21"/>
        </w:rPr>
        <w:t>YOLOv4</w:t>
      </w:r>
      <w:r w:rsidR="007F3171">
        <w:rPr>
          <w:rFonts w:ascii="Times New Roman" w:eastAsiaTheme="majorEastAsia" w:hAnsi="Times New Roman" w:hint="eastAsia"/>
          <w:szCs w:val="21"/>
        </w:rPr>
        <w:t>与</w:t>
      </w:r>
      <w:r w:rsidR="007F3171">
        <w:rPr>
          <w:rFonts w:ascii="Times New Roman" w:eastAsiaTheme="majorEastAsia" w:hAnsi="Times New Roman" w:hint="eastAsia"/>
          <w:szCs w:val="21"/>
        </w:rPr>
        <w:t>K</w:t>
      </w:r>
      <w:r w:rsidR="007F3171">
        <w:rPr>
          <w:rFonts w:ascii="Times New Roman" w:eastAsiaTheme="majorEastAsia" w:hAnsi="Times New Roman"/>
          <w:szCs w:val="21"/>
        </w:rPr>
        <w:t>CF</w:t>
      </w:r>
      <w:r w:rsidR="007F3171">
        <w:rPr>
          <w:rFonts w:ascii="Times New Roman" w:eastAsiaTheme="majorEastAsia" w:hAnsi="Times New Roman" w:hint="eastAsia"/>
          <w:szCs w:val="21"/>
        </w:rPr>
        <w:t>均能够</w:t>
      </w:r>
      <w:r w:rsidRPr="00FC1BD9">
        <w:rPr>
          <w:rFonts w:ascii="Times New Roman" w:eastAsiaTheme="majorEastAsia" w:hAnsi="Times New Roman"/>
          <w:szCs w:val="21"/>
        </w:rPr>
        <w:t>准确地找到汽车的位置（见图</w:t>
      </w:r>
      <w:r w:rsidR="003211CF">
        <w:rPr>
          <w:rFonts w:ascii="Times New Roman" w:eastAsiaTheme="majorEastAsia" w:hAnsi="Times New Roman"/>
          <w:szCs w:val="21"/>
        </w:rPr>
        <w:t>10</w:t>
      </w:r>
      <w:r w:rsidRPr="00FC1BD9">
        <w:rPr>
          <w:rFonts w:ascii="Times New Roman" w:eastAsiaTheme="majorEastAsia" w:hAnsi="Times New Roman"/>
          <w:szCs w:val="21"/>
        </w:rPr>
        <w:t>，红色矩形框完整包围了汽车）。</w:t>
      </w:r>
    </w:p>
    <w:p w14:paraId="449D5A1F" w14:textId="35956001" w:rsidR="00C30B29" w:rsidRPr="00FC1BD9" w:rsidRDefault="00C30B29" w:rsidP="00C30B29">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6D9EC7CA" wp14:editId="7F637981">
            <wp:extent cx="2520000" cy="1496041"/>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跟踪偏移.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0000" cy="1496041"/>
                    </a:xfrm>
                    <a:prstGeom prst="rect">
                      <a:avLst/>
                    </a:prstGeom>
                  </pic:spPr>
                </pic:pic>
              </a:graphicData>
            </a:graphic>
          </wp:inline>
        </w:drawing>
      </w:r>
      <w:r w:rsidRPr="00FC1BD9">
        <w:rPr>
          <w:rFonts w:ascii="Times New Roman" w:eastAsiaTheme="majorEastAsia" w:hAnsi="Times New Roman"/>
          <w:szCs w:val="21"/>
        </w:rPr>
        <w:t xml:space="preserve"> </w:t>
      </w:r>
      <w:r>
        <w:rPr>
          <w:rFonts w:ascii="Times New Roman" w:eastAsiaTheme="majorEastAsia" w:hAnsi="Times New Roman"/>
          <w:noProof/>
          <w:szCs w:val="21"/>
        </w:rPr>
        <w:drawing>
          <wp:inline distT="0" distB="0" distL="0" distR="0" wp14:anchorId="3E90C561" wp14:editId="2DAF6B9C">
            <wp:extent cx="2520000" cy="141564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0000" cy="1415642"/>
                    </a:xfrm>
                    <a:prstGeom prst="rect">
                      <a:avLst/>
                    </a:prstGeom>
                  </pic:spPr>
                </pic:pic>
              </a:graphicData>
            </a:graphic>
          </wp:inline>
        </w:drawing>
      </w:r>
    </w:p>
    <w:p w14:paraId="63971D8B" w14:textId="5CDE3A7E" w:rsidR="00C30B29" w:rsidRPr="00FC1BD9" w:rsidRDefault="00C30B29" w:rsidP="00C30B29">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szCs w:val="21"/>
        </w:rPr>
        <w:t>图</w:t>
      </w:r>
      <w:r w:rsidRPr="00FC1BD9">
        <w:rPr>
          <w:rFonts w:ascii="Times New Roman" w:eastAsiaTheme="majorEastAsia" w:hAnsi="Times New Roman"/>
          <w:szCs w:val="21"/>
        </w:rPr>
        <w:t xml:space="preserve"> </w:t>
      </w:r>
      <w:r w:rsidR="003211CF">
        <w:rPr>
          <w:rFonts w:ascii="Times New Roman" w:eastAsiaTheme="majorEastAsia" w:hAnsi="Times New Roman"/>
          <w:szCs w:val="21"/>
        </w:rPr>
        <w:t>9</w:t>
      </w:r>
      <w:r>
        <w:rPr>
          <w:rFonts w:ascii="Times New Roman" w:eastAsiaTheme="majorEastAsia" w:hAnsi="Times New Roman"/>
          <w:szCs w:val="21"/>
        </w:rPr>
        <w:t xml:space="preserve"> </w:t>
      </w:r>
      <w:r>
        <w:rPr>
          <w:rFonts w:ascii="Times New Roman" w:eastAsiaTheme="majorEastAsia" w:hAnsi="Times New Roman" w:hint="eastAsia"/>
          <w:szCs w:val="21"/>
        </w:rPr>
        <w:t>跟踪丢失</w:t>
      </w:r>
      <w:r w:rsidRPr="00FC1BD9">
        <w:rPr>
          <w:rFonts w:ascii="Times New Roman" w:eastAsiaTheme="majorEastAsia" w:hAnsi="Times New Roman"/>
          <w:szCs w:val="21"/>
        </w:rPr>
        <w:t xml:space="preserve"> </w:t>
      </w:r>
      <w:r>
        <w:rPr>
          <w:rFonts w:ascii="Times New Roman" w:eastAsiaTheme="majorEastAsia" w:hAnsi="Times New Roman"/>
          <w:szCs w:val="21"/>
        </w:rPr>
        <w:t xml:space="preserve">                    </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图</w:t>
      </w:r>
      <w:r w:rsidR="003211CF">
        <w:rPr>
          <w:rFonts w:ascii="Times New Roman" w:eastAsiaTheme="majorEastAsia" w:hAnsi="Times New Roman"/>
          <w:szCs w:val="21"/>
        </w:rPr>
        <w:t>10</w:t>
      </w:r>
      <w:r>
        <w:rPr>
          <w:rFonts w:ascii="Times New Roman" w:eastAsiaTheme="majorEastAsia" w:hAnsi="Times New Roman"/>
          <w:szCs w:val="21"/>
        </w:rPr>
        <w:t xml:space="preserve"> </w:t>
      </w:r>
      <w:r>
        <w:rPr>
          <w:rFonts w:ascii="Times New Roman" w:eastAsiaTheme="majorEastAsia" w:hAnsi="Times New Roman" w:hint="eastAsia"/>
          <w:szCs w:val="21"/>
        </w:rPr>
        <w:t>跟踪矫正</w:t>
      </w:r>
    </w:p>
    <w:p w14:paraId="0EF086FE" w14:textId="24757068" w:rsidR="00194732" w:rsidRPr="00FC1BD9" w:rsidRDefault="00194732"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检测能力扩展</w:t>
      </w:r>
    </w:p>
    <w:p w14:paraId="2E041511" w14:textId="0E6FE901" w:rsidR="00C66442" w:rsidRDefault="00194732" w:rsidP="00711285">
      <w:pPr>
        <w:autoSpaceDE w:val="0"/>
        <w:autoSpaceDN w:val="0"/>
        <w:adjustRightInd w:val="0"/>
        <w:spacing w:line="360" w:lineRule="auto"/>
        <w:ind w:firstLineChars="200" w:firstLine="420"/>
        <w:jc w:val="left"/>
        <w:rPr>
          <w:rFonts w:ascii="Times New Roman" w:eastAsiaTheme="majorEastAsia" w:hAnsi="Times New Roman"/>
          <w:szCs w:val="21"/>
        </w:rPr>
      </w:pPr>
      <w:r w:rsidRPr="00FC1BD9">
        <w:rPr>
          <w:rFonts w:ascii="Times New Roman" w:eastAsiaTheme="majorEastAsia" w:hAnsi="Times New Roman"/>
          <w:szCs w:val="21"/>
        </w:rPr>
        <w:t>本文使用原生</w:t>
      </w:r>
      <w:r w:rsidRPr="00FC1BD9">
        <w:rPr>
          <w:rFonts w:ascii="Times New Roman" w:eastAsiaTheme="majorEastAsia" w:hAnsi="Times New Roman"/>
          <w:szCs w:val="21"/>
        </w:rPr>
        <w:t>YOLOv4</w:t>
      </w:r>
      <w:r w:rsidRPr="00FC1BD9">
        <w:rPr>
          <w:rFonts w:ascii="Times New Roman" w:eastAsiaTheme="majorEastAsia" w:hAnsi="Times New Roman"/>
          <w:szCs w:val="21"/>
        </w:rPr>
        <w:t>进行飞行障碍检测，原生</w:t>
      </w:r>
      <w:r w:rsidRPr="00FC1BD9">
        <w:rPr>
          <w:rFonts w:ascii="Times New Roman" w:eastAsiaTheme="majorEastAsia" w:hAnsi="Times New Roman"/>
          <w:szCs w:val="21"/>
        </w:rPr>
        <w:t>YOLOv4</w:t>
      </w:r>
      <w:r w:rsidRPr="00FC1BD9">
        <w:rPr>
          <w:rFonts w:ascii="Times New Roman" w:eastAsiaTheme="majorEastAsia" w:hAnsi="Times New Roman"/>
          <w:szCs w:val="21"/>
        </w:rPr>
        <w:t>模型基于</w:t>
      </w:r>
      <w:r w:rsidRPr="00FC1BD9">
        <w:rPr>
          <w:rFonts w:ascii="Times New Roman" w:eastAsiaTheme="majorEastAsia" w:hAnsi="Times New Roman"/>
          <w:szCs w:val="21"/>
        </w:rPr>
        <w:t>COCO</w:t>
      </w:r>
      <w:r w:rsidRPr="00FC1BD9">
        <w:rPr>
          <w:rFonts w:ascii="Times New Roman" w:eastAsiaTheme="majorEastAsia" w:hAnsi="Times New Roman"/>
          <w:szCs w:val="21"/>
        </w:rPr>
        <w:t>数据集训练得到，拥有飞机、行人、汽车、交通灯、鸟类等</w:t>
      </w:r>
      <w:r w:rsidRPr="00FC1BD9">
        <w:rPr>
          <w:rFonts w:ascii="Times New Roman" w:eastAsiaTheme="majorEastAsia" w:hAnsi="Times New Roman"/>
          <w:szCs w:val="21"/>
        </w:rPr>
        <w:t>80</w:t>
      </w:r>
      <w:r w:rsidRPr="00FC1BD9">
        <w:rPr>
          <w:rFonts w:ascii="Times New Roman" w:eastAsiaTheme="majorEastAsia" w:hAnsi="Times New Roman"/>
          <w:szCs w:val="21"/>
        </w:rPr>
        <w:t>个类别障碍物的检测识别能力。</w:t>
      </w:r>
      <w:r w:rsidR="00B22162" w:rsidRPr="00FC1BD9">
        <w:rPr>
          <w:rFonts w:ascii="Times New Roman" w:eastAsiaTheme="majorEastAsia" w:hAnsi="Times New Roman"/>
          <w:szCs w:val="21"/>
        </w:rPr>
        <w:t>YOLOv4</w:t>
      </w:r>
      <w:r w:rsidR="00B22162" w:rsidRPr="00FC1BD9">
        <w:rPr>
          <w:rFonts w:ascii="Times New Roman" w:eastAsiaTheme="majorEastAsia" w:hAnsi="Times New Roman"/>
          <w:szCs w:val="21"/>
        </w:rPr>
        <w:t>模型</w:t>
      </w:r>
      <w:r w:rsidR="00B22162" w:rsidRPr="00FC1BD9">
        <w:rPr>
          <w:rFonts w:ascii="Times New Roman" w:eastAsiaTheme="majorEastAsia" w:hAnsi="Times New Roman"/>
          <w:kern w:val="0"/>
          <w:szCs w:val="21"/>
        </w:rPr>
        <w:t>支持单</w:t>
      </w:r>
      <w:r w:rsidR="00B22162" w:rsidRPr="00FC1BD9">
        <w:rPr>
          <w:rFonts w:ascii="Times New Roman" w:eastAsiaTheme="majorEastAsia" w:hAnsi="Times New Roman"/>
          <w:kern w:val="0"/>
          <w:szCs w:val="21"/>
        </w:rPr>
        <w:t>GPU</w:t>
      </w:r>
      <w:r w:rsidR="00B22162" w:rsidRPr="00FC1BD9">
        <w:rPr>
          <w:rFonts w:ascii="Times New Roman" w:eastAsiaTheme="majorEastAsia" w:hAnsi="Times New Roman"/>
          <w:kern w:val="0"/>
          <w:szCs w:val="21"/>
        </w:rPr>
        <w:t>训练，使用单张</w:t>
      </w:r>
      <w:r w:rsidR="00B22162" w:rsidRPr="00FC1BD9">
        <w:rPr>
          <w:rFonts w:ascii="Times New Roman" w:eastAsiaTheme="majorEastAsia" w:hAnsi="Times New Roman"/>
          <w:kern w:val="0"/>
          <w:szCs w:val="21"/>
        </w:rPr>
        <w:t xml:space="preserve">1080 </w:t>
      </w:r>
      <w:proofErr w:type="spellStart"/>
      <w:r w:rsidR="00B22162" w:rsidRPr="00FC1BD9">
        <w:rPr>
          <w:rFonts w:ascii="Times New Roman" w:eastAsiaTheme="majorEastAsia" w:hAnsi="Times New Roman"/>
          <w:kern w:val="0"/>
          <w:szCs w:val="21"/>
        </w:rPr>
        <w:t>Ti</w:t>
      </w:r>
      <w:proofErr w:type="spellEnd"/>
      <w:r w:rsidR="00B22162" w:rsidRPr="00FC1BD9">
        <w:rPr>
          <w:rFonts w:ascii="Times New Roman" w:eastAsiaTheme="majorEastAsia" w:hAnsi="Times New Roman"/>
          <w:kern w:val="0"/>
          <w:szCs w:val="21"/>
        </w:rPr>
        <w:t xml:space="preserve"> </w:t>
      </w:r>
      <w:r w:rsidR="00B22162" w:rsidRPr="00FC1BD9">
        <w:rPr>
          <w:rFonts w:ascii="Times New Roman" w:eastAsiaTheme="majorEastAsia" w:hAnsi="Times New Roman"/>
          <w:kern w:val="0"/>
          <w:szCs w:val="21"/>
        </w:rPr>
        <w:t>或</w:t>
      </w:r>
      <w:r w:rsidR="00B22162" w:rsidRPr="00FC1BD9">
        <w:rPr>
          <w:rFonts w:ascii="Times New Roman" w:eastAsiaTheme="majorEastAsia" w:hAnsi="Times New Roman"/>
          <w:kern w:val="0"/>
          <w:szCs w:val="21"/>
        </w:rPr>
        <w:t xml:space="preserve">2080 </w:t>
      </w:r>
      <w:proofErr w:type="spellStart"/>
      <w:r w:rsidR="00B22162" w:rsidRPr="00FC1BD9">
        <w:rPr>
          <w:rFonts w:ascii="Times New Roman" w:eastAsiaTheme="majorEastAsia" w:hAnsi="Times New Roman"/>
          <w:kern w:val="0"/>
          <w:szCs w:val="21"/>
        </w:rPr>
        <w:t>Ti</w:t>
      </w:r>
      <w:proofErr w:type="spellEnd"/>
      <w:r w:rsidR="00B22162" w:rsidRPr="00FC1BD9">
        <w:rPr>
          <w:rFonts w:ascii="Times New Roman" w:eastAsiaTheme="majorEastAsia" w:hAnsi="Times New Roman"/>
          <w:kern w:val="0"/>
          <w:szCs w:val="21"/>
        </w:rPr>
        <w:t xml:space="preserve"> GPU</w:t>
      </w:r>
      <w:r w:rsidR="00B22162" w:rsidRPr="00FC1BD9">
        <w:rPr>
          <w:rFonts w:ascii="Times New Roman" w:eastAsiaTheme="majorEastAsia" w:hAnsi="Times New Roman"/>
          <w:kern w:val="0"/>
          <w:szCs w:val="21"/>
        </w:rPr>
        <w:t>即可训练得到</w:t>
      </w:r>
      <w:r w:rsidR="009169CE" w:rsidRPr="00FC1BD9">
        <w:rPr>
          <w:rFonts w:ascii="Times New Roman" w:eastAsiaTheme="majorEastAsia" w:hAnsi="Times New Roman"/>
          <w:kern w:val="0"/>
          <w:szCs w:val="21"/>
        </w:rPr>
        <w:t>检测准确率高、实时性好的目标检测模型。</w:t>
      </w:r>
      <w:r w:rsidR="00B22162" w:rsidRPr="00FC1BD9">
        <w:rPr>
          <w:rFonts w:ascii="Times New Roman" w:eastAsiaTheme="majorEastAsia" w:hAnsi="Times New Roman"/>
          <w:kern w:val="0"/>
          <w:szCs w:val="21"/>
        </w:rPr>
        <w:t>这让我们能够比较容易的添加自己的训练数据，从而</w:t>
      </w:r>
      <w:r w:rsidR="00B22162" w:rsidRPr="00FC1BD9">
        <w:rPr>
          <w:rFonts w:ascii="Times New Roman" w:eastAsiaTheme="majorEastAsia" w:hAnsi="Times New Roman"/>
          <w:szCs w:val="21"/>
        </w:rPr>
        <w:t>针对专用场景</w:t>
      </w:r>
      <w:r w:rsidR="00B22162" w:rsidRPr="00FC1BD9">
        <w:rPr>
          <w:rFonts w:ascii="Times New Roman" w:eastAsiaTheme="majorEastAsia" w:hAnsi="Times New Roman"/>
          <w:kern w:val="0"/>
          <w:szCs w:val="21"/>
        </w:rPr>
        <w:t>扩展</w:t>
      </w:r>
      <w:r w:rsidR="00B22162" w:rsidRPr="00FC1BD9">
        <w:rPr>
          <w:rFonts w:ascii="Times New Roman" w:eastAsiaTheme="majorEastAsia" w:hAnsi="Times New Roman"/>
          <w:kern w:val="0"/>
          <w:szCs w:val="21"/>
        </w:rPr>
        <w:t>YOLOv4</w:t>
      </w:r>
      <w:r w:rsidR="00B22162" w:rsidRPr="00FC1BD9">
        <w:rPr>
          <w:rFonts w:ascii="Times New Roman" w:eastAsiaTheme="majorEastAsia" w:hAnsi="Times New Roman"/>
          <w:kern w:val="0"/>
          <w:szCs w:val="21"/>
        </w:rPr>
        <w:t>的检测能力。</w:t>
      </w:r>
      <w:r w:rsidR="001665F7" w:rsidRPr="00FC1BD9">
        <w:rPr>
          <w:rFonts w:ascii="Times New Roman" w:eastAsiaTheme="majorEastAsia" w:hAnsi="Times New Roman"/>
          <w:szCs w:val="21"/>
        </w:rPr>
        <w:t>在驱鸟无人机上，将机场附近经常出没的鸟类图片加入</w:t>
      </w:r>
      <w:r w:rsidR="001665F7" w:rsidRPr="00FC1BD9">
        <w:rPr>
          <w:rFonts w:ascii="Times New Roman" w:eastAsiaTheme="majorEastAsia" w:hAnsi="Times New Roman"/>
          <w:szCs w:val="21"/>
        </w:rPr>
        <w:t>YOLOv4</w:t>
      </w:r>
      <w:r w:rsidR="001665F7" w:rsidRPr="00FC1BD9">
        <w:rPr>
          <w:rFonts w:ascii="Times New Roman" w:eastAsiaTheme="majorEastAsia" w:hAnsi="Times New Roman"/>
          <w:szCs w:val="21"/>
        </w:rPr>
        <w:t>模型训练集，使其获得</w:t>
      </w:r>
      <w:r w:rsidR="001665F7" w:rsidRPr="00FC1BD9">
        <w:rPr>
          <w:rFonts w:ascii="Times New Roman" w:eastAsiaTheme="majorEastAsia" w:hAnsi="Times New Roman"/>
          <w:szCs w:val="21"/>
        </w:rPr>
        <w:t>/</w:t>
      </w:r>
      <w:r w:rsidR="001665F7" w:rsidRPr="00FC1BD9">
        <w:rPr>
          <w:rFonts w:ascii="Times New Roman" w:eastAsiaTheme="majorEastAsia" w:hAnsi="Times New Roman"/>
          <w:szCs w:val="21"/>
        </w:rPr>
        <w:t>提升特定鸟类的检测能力；在农业植保无人机上，将高大树木的图片加入</w:t>
      </w:r>
      <w:r w:rsidR="001665F7" w:rsidRPr="00FC1BD9">
        <w:rPr>
          <w:rFonts w:ascii="Times New Roman" w:eastAsiaTheme="majorEastAsia" w:hAnsi="Times New Roman"/>
          <w:szCs w:val="21"/>
        </w:rPr>
        <w:t>YOLOv4</w:t>
      </w:r>
      <w:r w:rsidR="001665F7" w:rsidRPr="00FC1BD9">
        <w:rPr>
          <w:rFonts w:ascii="Times New Roman" w:eastAsiaTheme="majorEastAsia" w:hAnsi="Times New Roman"/>
          <w:szCs w:val="21"/>
        </w:rPr>
        <w:t>模型训练集，使其获得识别树木并避开的能力</w:t>
      </w:r>
      <w:r w:rsidR="00961DCA" w:rsidRPr="00FC1BD9">
        <w:rPr>
          <w:rFonts w:ascii="Times New Roman" w:eastAsiaTheme="majorEastAsia" w:hAnsi="Times New Roman" w:hint="eastAsia"/>
          <w:szCs w:val="21"/>
          <w:vertAlign w:val="superscript"/>
        </w:rPr>
        <w:t>[</w:t>
      </w:r>
      <w:r w:rsidR="00961DCA" w:rsidRPr="00FC1BD9">
        <w:rPr>
          <w:rFonts w:ascii="Times New Roman" w:eastAsiaTheme="majorEastAsia" w:hAnsi="Times New Roman"/>
          <w:szCs w:val="21"/>
          <w:vertAlign w:val="superscript"/>
        </w:rPr>
        <w:t>1</w:t>
      </w:r>
      <w:r w:rsidR="00815B31" w:rsidRPr="00FC1BD9">
        <w:rPr>
          <w:rFonts w:ascii="Times New Roman" w:eastAsiaTheme="majorEastAsia" w:hAnsi="Times New Roman"/>
          <w:szCs w:val="21"/>
          <w:vertAlign w:val="superscript"/>
        </w:rPr>
        <w:t>2</w:t>
      </w:r>
      <w:r w:rsidR="00961DCA" w:rsidRPr="00FC1BD9">
        <w:rPr>
          <w:rFonts w:ascii="Times New Roman" w:eastAsiaTheme="majorEastAsia" w:hAnsi="Times New Roman"/>
          <w:szCs w:val="21"/>
          <w:vertAlign w:val="superscript"/>
        </w:rPr>
        <w:t>][1</w:t>
      </w:r>
      <w:r w:rsidR="00815B31" w:rsidRPr="00FC1BD9">
        <w:rPr>
          <w:rFonts w:ascii="Times New Roman" w:eastAsiaTheme="majorEastAsia" w:hAnsi="Times New Roman"/>
          <w:szCs w:val="21"/>
          <w:vertAlign w:val="superscript"/>
        </w:rPr>
        <w:t>3</w:t>
      </w:r>
      <w:r w:rsidR="00961DCA" w:rsidRPr="00FC1BD9">
        <w:rPr>
          <w:rFonts w:ascii="Times New Roman" w:eastAsiaTheme="majorEastAsia" w:hAnsi="Times New Roman"/>
          <w:szCs w:val="21"/>
          <w:vertAlign w:val="superscript"/>
        </w:rPr>
        <w:t>]</w:t>
      </w:r>
      <w:r w:rsidR="001665F7" w:rsidRPr="00FC1BD9">
        <w:rPr>
          <w:rFonts w:ascii="Times New Roman" w:eastAsiaTheme="majorEastAsia" w:hAnsi="Times New Roman"/>
          <w:szCs w:val="21"/>
        </w:rPr>
        <w:t>；在航拍无人机上，将高楼大厦顶部的图片加入</w:t>
      </w:r>
      <w:r w:rsidR="001665F7" w:rsidRPr="00FC1BD9">
        <w:rPr>
          <w:rFonts w:ascii="Times New Roman" w:eastAsiaTheme="majorEastAsia" w:hAnsi="Times New Roman"/>
          <w:szCs w:val="21"/>
        </w:rPr>
        <w:t>YOLOv4</w:t>
      </w:r>
      <w:r w:rsidR="001665F7" w:rsidRPr="00FC1BD9">
        <w:rPr>
          <w:rFonts w:ascii="Times New Roman" w:eastAsiaTheme="majorEastAsia" w:hAnsi="Times New Roman"/>
          <w:szCs w:val="21"/>
        </w:rPr>
        <w:t>模型训练集，使其</w:t>
      </w:r>
      <w:r w:rsidR="00C94AE3" w:rsidRPr="00FC1BD9">
        <w:rPr>
          <w:rFonts w:ascii="Times New Roman" w:eastAsiaTheme="majorEastAsia" w:hAnsi="Times New Roman"/>
          <w:szCs w:val="21"/>
        </w:rPr>
        <w:t>能够检测出屋顶并避免碰撞。</w:t>
      </w:r>
    </w:p>
    <w:p w14:paraId="233B8C6B" w14:textId="7235AC87" w:rsidR="006C20F5" w:rsidRPr="00FC1BD9" w:rsidRDefault="00A955C7" w:rsidP="006C20F5">
      <w:pPr>
        <w:pStyle w:val="1"/>
        <w:spacing w:line="360" w:lineRule="auto"/>
        <w:rPr>
          <w:rFonts w:ascii="Times New Roman" w:eastAsiaTheme="majorEastAsia" w:hAnsi="Times New Roman"/>
          <w:sz w:val="24"/>
          <w:szCs w:val="24"/>
        </w:rPr>
      </w:pPr>
      <w:ins w:id="137" w:author="shihw" w:date="2020-08-12T11:01:00Z">
        <w:r>
          <w:rPr>
            <w:rFonts w:ascii="Times New Roman" w:eastAsiaTheme="majorEastAsia" w:hAnsi="Times New Roman" w:hint="eastAsia"/>
            <w:sz w:val="24"/>
            <w:szCs w:val="24"/>
          </w:rPr>
          <w:lastRenderedPageBreak/>
          <w:t>研究结果分析</w:t>
        </w:r>
      </w:ins>
      <w:del w:id="138" w:author="shihw" w:date="2020-08-12T11:01:00Z">
        <w:r w:rsidR="006C20F5" w:rsidRPr="00FC1BD9" w:rsidDel="00A955C7">
          <w:rPr>
            <w:rFonts w:ascii="Times New Roman" w:eastAsiaTheme="majorEastAsia" w:hAnsi="Times New Roman"/>
            <w:sz w:val="24"/>
            <w:szCs w:val="24"/>
          </w:rPr>
          <w:delText>主要贡献</w:delText>
        </w:r>
      </w:del>
    </w:p>
    <w:p w14:paraId="3E869FD7" w14:textId="055B98F8" w:rsidR="006C20F5" w:rsidRPr="00FC1BD9" w:rsidDel="00A955C7" w:rsidRDefault="006C20F5" w:rsidP="006C20F5">
      <w:pPr>
        <w:spacing w:line="360" w:lineRule="auto"/>
        <w:ind w:firstLineChars="200" w:firstLine="420"/>
        <w:rPr>
          <w:del w:id="139" w:author="shihw" w:date="2020-08-12T11:06:00Z"/>
          <w:rFonts w:ascii="Times New Roman" w:eastAsiaTheme="majorEastAsia" w:hAnsi="Times New Roman"/>
          <w:szCs w:val="21"/>
        </w:rPr>
      </w:pPr>
      <w:del w:id="140" w:author="shihw" w:date="2020-08-12T11:04:00Z">
        <w:r w:rsidRPr="00FC1BD9" w:rsidDel="00A955C7">
          <w:rPr>
            <w:rFonts w:ascii="Times New Roman" w:eastAsiaTheme="majorEastAsia" w:hAnsi="Times New Roman" w:hint="eastAsia"/>
            <w:szCs w:val="21"/>
          </w:rPr>
          <w:delText>本文</w:delText>
        </w:r>
      </w:del>
      <w:ins w:id="141" w:author="shihw" w:date="2020-08-12T11:04:00Z">
        <w:r w:rsidR="00A955C7">
          <w:rPr>
            <w:rFonts w:ascii="Times New Roman" w:eastAsiaTheme="majorEastAsia" w:hAnsi="Times New Roman" w:hint="eastAsia"/>
            <w:szCs w:val="21"/>
          </w:rPr>
          <w:t>综上所述，我们</w:t>
        </w:r>
      </w:ins>
      <w:r w:rsidRPr="00FC1BD9">
        <w:rPr>
          <w:rFonts w:ascii="Times New Roman" w:eastAsiaTheme="majorEastAsia" w:hAnsi="Times New Roman"/>
          <w:szCs w:val="21"/>
        </w:rPr>
        <w:t>以无人机</w:t>
      </w:r>
      <w:r>
        <w:rPr>
          <w:rFonts w:ascii="Times New Roman" w:eastAsiaTheme="majorEastAsia" w:hAnsi="Times New Roman"/>
          <w:szCs w:val="21"/>
        </w:rPr>
        <w:t>低空</w:t>
      </w:r>
      <w:r w:rsidRPr="00FC1BD9">
        <w:rPr>
          <w:rFonts w:ascii="Times New Roman" w:eastAsiaTheme="majorEastAsia" w:hAnsi="Times New Roman"/>
          <w:szCs w:val="21"/>
        </w:rPr>
        <w:t>作业场景中常见的典型障碍物作为研究对象，使用</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w:t>
      </w:r>
      <w:r w:rsidRPr="00BF58F2">
        <w:rPr>
          <w:rFonts w:ascii="Times New Roman" w:eastAsiaTheme="majorEastAsia" w:hAnsi="Times New Roman" w:hint="eastAsia"/>
          <w:szCs w:val="21"/>
        </w:rPr>
        <w:t>（</w:t>
      </w:r>
      <w:r>
        <w:rPr>
          <w:rFonts w:ascii="Times New Roman" w:eastAsiaTheme="majorEastAsia" w:hAnsi="Times New Roman"/>
          <w:szCs w:val="21"/>
        </w:rPr>
        <w:t>Object Detection</w:t>
      </w:r>
      <w:r w:rsidRPr="00BF58F2">
        <w:rPr>
          <w:rFonts w:ascii="Times New Roman" w:eastAsiaTheme="majorEastAsia" w:hAnsi="Times New Roman" w:hint="eastAsia"/>
          <w:szCs w:val="21"/>
        </w:rPr>
        <w:t>）</w:t>
      </w:r>
      <w:r w:rsidRPr="00FC1BD9">
        <w:rPr>
          <w:rFonts w:ascii="Times New Roman" w:eastAsiaTheme="majorEastAsia" w:hAnsi="Times New Roman"/>
          <w:szCs w:val="21"/>
        </w:rPr>
        <w:t>模型进行飞行障碍的精准识别</w:t>
      </w:r>
      <w:r w:rsidRPr="00BF58F2">
        <w:rPr>
          <w:rFonts w:ascii="Times New Roman" w:eastAsiaTheme="majorEastAsia" w:hAnsi="Times New Roman" w:hint="eastAsia"/>
          <w:szCs w:val="21"/>
        </w:rPr>
        <w:t>（</w:t>
      </w:r>
      <w:r w:rsidRPr="00BF58F2">
        <w:rPr>
          <w:rFonts w:ascii="Times New Roman" w:eastAsiaTheme="majorEastAsia" w:hAnsi="Times New Roman"/>
          <w:szCs w:val="21"/>
        </w:rPr>
        <w:t>Precise Recognition</w:t>
      </w:r>
      <w:r w:rsidRPr="00BF58F2">
        <w:rPr>
          <w:rFonts w:ascii="Times New Roman" w:eastAsiaTheme="majorEastAsia" w:hAnsi="Times New Roman" w:hint="eastAsia"/>
          <w:szCs w:val="21"/>
        </w:rPr>
        <w:t>）</w:t>
      </w:r>
      <w:r w:rsidRPr="00FC1BD9">
        <w:rPr>
          <w:rFonts w:ascii="Times New Roman" w:eastAsiaTheme="majorEastAsia" w:hAnsi="Times New Roman"/>
          <w:szCs w:val="21"/>
        </w:rPr>
        <w:t>，并结合</w:t>
      </w:r>
      <w:r w:rsidRPr="00FC1BD9">
        <w:rPr>
          <w:rFonts w:ascii="Times New Roman" w:eastAsiaTheme="majorEastAsia" w:hAnsi="Times New Roman"/>
          <w:szCs w:val="21"/>
        </w:rPr>
        <w:t>KCF</w:t>
      </w:r>
      <w:r w:rsidRPr="00FC1BD9">
        <w:rPr>
          <w:rFonts w:ascii="Times New Roman" w:eastAsiaTheme="majorEastAsia" w:hAnsi="Times New Roman"/>
          <w:szCs w:val="21"/>
        </w:rPr>
        <w:t>目标跟踪</w:t>
      </w:r>
      <w:r w:rsidRPr="00BF58F2">
        <w:rPr>
          <w:rFonts w:ascii="Times New Roman" w:eastAsiaTheme="majorEastAsia" w:hAnsi="Times New Roman" w:hint="eastAsia"/>
          <w:szCs w:val="21"/>
        </w:rPr>
        <w:t>（</w:t>
      </w:r>
      <w:r>
        <w:rPr>
          <w:rFonts w:ascii="Times New Roman" w:eastAsiaTheme="majorEastAsia" w:hAnsi="Times New Roman"/>
          <w:szCs w:val="21"/>
        </w:rPr>
        <w:t>Object Tracking</w:t>
      </w:r>
      <w:r w:rsidRPr="00BF58F2">
        <w:rPr>
          <w:rFonts w:ascii="Times New Roman" w:eastAsiaTheme="majorEastAsia" w:hAnsi="Times New Roman" w:hint="eastAsia"/>
          <w:szCs w:val="21"/>
        </w:rPr>
        <w:t>）</w:t>
      </w:r>
      <w:r w:rsidRPr="00FC1BD9">
        <w:rPr>
          <w:rFonts w:ascii="Times New Roman" w:eastAsiaTheme="majorEastAsia" w:hAnsi="Times New Roman"/>
          <w:szCs w:val="21"/>
        </w:rPr>
        <w:t>算法提升实时性，同时达到精准识别与实时跟踪</w:t>
      </w:r>
      <w:r w:rsidRPr="00BF58F2">
        <w:rPr>
          <w:rFonts w:ascii="Times New Roman" w:eastAsiaTheme="majorEastAsia" w:hAnsi="Times New Roman" w:hint="eastAsia"/>
          <w:szCs w:val="21"/>
        </w:rPr>
        <w:t>（</w:t>
      </w:r>
      <w:r w:rsidRPr="00BF58F2">
        <w:rPr>
          <w:rFonts w:ascii="Times New Roman" w:eastAsiaTheme="majorEastAsia" w:hAnsi="Times New Roman"/>
          <w:szCs w:val="21"/>
        </w:rPr>
        <w:t>Precise Recognition</w:t>
      </w:r>
      <w:r>
        <w:rPr>
          <w:rFonts w:ascii="Times New Roman" w:eastAsiaTheme="majorEastAsia" w:hAnsi="Times New Roman"/>
          <w:szCs w:val="21"/>
        </w:rPr>
        <w:t xml:space="preserve"> </w:t>
      </w:r>
      <w:r>
        <w:rPr>
          <w:rFonts w:ascii="Times New Roman" w:eastAsiaTheme="majorEastAsia" w:hAnsi="Times New Roman" w:hint="eastAsia"/>
          <w:szCs w:val="21"/>
        </w:rPr>
        <w:t>and</w:t>
      </w:r>
      <w:r w:rsidRPr="00BF58F2">
        <w:rPr>
          <w:rFonts w:ascii="Times New Roman" w:eastAsiaTheme="majorEastAsia" w:hAnsi="Times New Roman"/>
          <w:szCs w:val="21"/>
        </w:rPr>
        <w:t xml:space="preserve"> Real-time Tracking</w:t>
      </w:r>
      <w:r w:rsidRPr="00BF58F2">
        <w:rPr>
          <w:rFonts w:ascii="Times New Roman" w:eastAsiaTheme="majorEastAsia" w:hAnsi="Times New Roman" w:hint="eastAsia"/>
          <w:szCs w:val="21"/>
        </w:rPr>
        <w:t>）</w:t>
      </w:r>
      <w:ins w:id="142" w:author="shihw" w:date="2020-08-12T10:59:00Z">
        <w:r w:rsidR="00A955C7">
          <w:rPr>
            <w:rFonts w:ascii="Times New Roman" w:eastAsiaTheme="majorEastAsia" w:hAnsi="Times New Roman" w:hint="eastAsia"/>
            <w:szCs w:val="21"/>
          </w:rPr>
          <w:t>兼顾</w:t>
        </w:r>
      </w:ins>
      <w:r w:rsidRPr="00FC1BD9">
        <w:rPr>
          <w:rFonts w:ascii="Times New Roman" w:eastAsiaTheme="majorEastAsia" w:hAnsi="Times New Roman"/>
          <w:szCs w:val="21"/>
        </w:rPr>
        <w:t>的双重目的。我们测试了不同检测间隔</w:t>
      </w:r>
      <w:r>
        <w:rPr>
          <w:rFonts w:ascii="Times New Roman" w:eastAsiaTheme="majorEastAsia" w:hAnsi="Times New Roman" w:hint="eastAsia"/>
          <w:szCs w:val="21"/>
        </w:rPr>
        <w:t>（</w:t>
      </w:r>
      <w:r>
        <w:rPr>
          <w:rFonts w:ascii="Times New Roman" w:eastAsiaTheme="majorEastAsia" w:hAnsi="Times New Roman" w:hint="eastAsia"/>
          <w:szCs w:val="21"/>
        </w:rPr>
        <w:t>i</w:t>
      </w:r>
      <w:r>
        <w:rPr>
          <w:rFonts w:ascii="Times New Roman" w:eastAsiaTheme="majorEastAsia" w:hAnsi="Times New Roman"/>
          <w:szCs w:val="21"/>
        </w:rPr>
        <w:t>nterval</w:t>
      </w:r>
      <w:r>
        <w:rPr>
          <w:rFonts w:ascii="Times New Roman" w:eastAsiaTheme="majorEastAsia" w:hAnsi="Times New Roman" w:hint="eastAsia"/>
          <w:szCs w:val="21"/>
        </w:rPr>
        <w:t>）</w:t>
      </w:r>
      <w:r w:rsidRPr="00FC1BD9">
        <w:rPr>
          <w:rFonts w:ascii="Times New Roman" w:eastAsiaTheme="majorEastAsia" w:hAnsi="Times New Roman"/>
          <w:szCs w:val="21"/>
        </w:rPr>
        <w:t>对准确率与运行速率的影响，找出了精准检测与快速跟踪之间的最优平衡点。</w:t>
      </w:r>
    </w:p>
    <w:p w14:paraId="4DAED312" w14:textId="0EA58B5F" w:rsidR="006C20F5" w:rsidRPr="00FC1BD9" w:rsidRDefault="006C20F5" w:rsidP="00A955C7">
      <w:pPr>
        <w:spacing w:line="360" w:lineRule="auto"/>
        <w:ind w:firstLineChars="200" w:firstLine="420"/>
        <w:rPr>
          <w:rFonts w:ascii="Times New Roman" w:eastAsiaTheme="majorEastAsia" w:hAnsi="Times New Roman"/>
          <w:szCs w:val="21"/>
        </w:rPr>
        <w:pPrChange w:id="143" w:author="shihw" w:date="2020-08-12T11:06:00Z">
          <w:pPr>
            <w:spacing w:line="360" w:lineRule="auto"/>
            <w:ind w:firstLineChars="200" w:firstLine="420"/>
          </w:pPr>
        </w:pPrChange>
      </w:pPr>
      <w:r>
        <w:rPr>
          <w:rFonts w:ascii="Times New Roman" w:eastAsiaTheme="majorEastAsia" w:hAnsi="Times New Roman" w:hint="eastAsia"/>
          <w:szCs w:val="21"/>
        </w:rPr>
        <w:t>本文的</w:t>
      </w:r>
      <w:ins w:id="144" w:author="shihw" w:date="2020-08-12T11:05:00Z">
        <w:r w:rsidR="00A955C7">
          <w:rPr>
            <w:rFonts w:ascii="Times New Roman" w:eastAsiaTheme="majorEastAsia" w:hAnsi="Times New Roman" w:hint="eastAsia"/>
            <w:szCs w:val="21"/>
          </w:rPr>
          <w:t>研究</w:t>
        </w:r>
      </w:ins>
      <w:ins w:id="145" w:author="shihw" w:date="2020-08-12T11:33:00Z">
        <w:r w:rsidR="001653AE">
          <w:rPr>
            <w:rFonts w:ascii="Times New Roman" w:eastAsiaTheme="majorEastAsia" w:hAnsi="Times New Roman" w:hint="eastAsia"/>
            <w:szCs w:val="21"/>
          </w:rPr>
          <w:t>成</w:t>
        </w:r>
      </w:ins>
      <w:ins w:id="146" w:author="shihw" w:date="2020-08-12T11:05:00Z">
        <w:r w:rsidR="00A955C7">
          <w:rPr>
            <w:rFonts w:ascii="Times New Roman" w:eastAsiaTheme="majorEastAsia" w:hAnsi="Times New Roman" w:hint="eastAsia"/>
            <w:szCs w:val="21"/>
          </w:rPr>
          <w:t>果</w:t>
        </w:r>
      </w:ins>
      <w:ins w:id="147" w:author="shihw" w:date="2020-08-12T11:06:00Z">
        <w:r w:rsidR="00A955C7">
          <w:rPr>
            <w:rFonts w:ascii="Times New Roman" w:eastAsiaTheme="majorEastAsia" w:hAnsi="Times New Roman" w:hint="eastAsia"/>
            <w:szCs w:val="21"/>
          </w:rPr>
          <w:t>主要体现在</w:t>
        </w:r>
      </w:ins>
      <w:del w:id="148" w:author="shihw" w:date="2020-08-12T11:05:00Z">
        <w:r w:rsidDel="00A955C7">
          <w:rPr>
            <w:rFonts w:ascii="Times New Roman" w:eastAsiaTheme="majorEastAsia" w:hAnsi="Times New Roman" w:hint="eastAsia"/>
            <w:szCs w:val="21"/>
          </w:rPr>
          <w:delText>主要贡献</w:delText>
        </w:r>
        <w:r w:rsidRPr="00FC1BD9" w:rsidDel="00A955C7">
          <w:rPr>
            <w:rFonts w:ascii="Times New Roman" w:eastAsiaTheme="majorEastAsia" w:hAnsi="Times New Roman"/>
            <w:szCs w:val="21"/>
          </w:rPr>
          <w:delText>点</w:delText>
        </w:r>
      </w:del>
      <w:r w:rsidRPr="00FC1BD9">
        <w:rPr>
          <w:rFonts w:ascii="Times New Roman" w:eastAsiaTheme="majorEastAsia" w:hAnsi="Times New Roman"/>
          <w:szCs w:val="21"/>
        </w:rPr>
        <w:t>：</w:t>
      </w:r>
    </w:p>
    <w:p w14:paraId="46E43CD2" w14:textId="77777777" w:rsidR="006C20F5" w:rsidRPr="00FC1BD9" w:rsidRDefault="006C20F5" w:rsidP="006C20F5">
      <w:pPr>
        <w:pStyle w:val="af3"/>
        <w:numPr>
          <w:ilvl w:val="0"/>
          <w:numId w:val="15"/>
        </w:numPr>
        <w:spacing w:line="360" w:lineRule="auto"/>
        <w:ind w:firstLineChars="0"/>
        <w:rPr>
          <w:rFonts w:ascii="Times New Roman" w:eastAsiaTheme="majorEastAsia" w:hAnsi="Times New Roman"/>
          <w:szCs w:val="21"/>
        </w:rPr>
      </w:pPr>
      <w:r w:rsidRPr="00FC1BD9">
        <w:rPr>
          <w:rFonts w:ascii="Times New Roman" w:eastAsiaTheme="majorEastAsia" w:hAnsi="Times New Roman"/>
          <w:szCs w:val="21"/>
        </w:rPr>
        <w:t>采用</w:t>
      </w:r>
      <w:r w:rsidRPr="00FC1BD9">
        <w:rPr>
          <w:rFonts w:ascii="Times New Roman" w:eastAsiaTheme="majorEastAsia" w:hAnsi="Times New Roman"/>
          <w:szCs w:val="21"/>
        </w:rPr>
        <w:t>YOLO</w:t>
      </w:r>
      <w:r w:rsidRPr="00FC1BD9">
        <w:rPr>
          <w:rFonts w:ascii="Times New Roman" w:eastAsiaTheme="majorEastAsia" w:hAnsi="Times New Roman"/>
          <w:szCs w:val="21"/>
        </w:rPr>
        <w:t>家族最新锐的</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目标检测模型进行飞行障碍物的精准识别</w:t>
      </w:r>
      <w:r w:rsidRPr="00BF58F2">
        <w:rPr>
          <w:rFonts w:ascii="Times New Roman" w:eastAsiaTheme="majorEastAsia" w:hAnsi="Times New Roman" w:hint="eastAsia"/>
          <w:szCs w:val="21"/>
        </w:rPr>
        <w:t>（</w:t>
      </w:r>
      <w:r w:rsidRPr="00BF58F2">
        <w:rPr>
          <w:rFonts w:ascii="Times New Roman" w:eastAsiaTheme="majorEastAsia" w:hAnsi="Times New Roman"/>
          <w:szCs w:val="21"/>
        </w:rPr>
        <w:t>Precise Recognition</w:t>
      </w:r>
      <w:r w:rsidRPr="00BF58F2">
        <w:rPr>
          <w:rFonts w:ascii="Times New Roman" w:eastAsiaTheme="majorEastAsia" w:hAnsi="Times New Roman" w:hint="eastAsia"/>
          <w:szCs w:val="21"/>
        </w:rPr>
        <w:t>）</w:t>
      </w:r>
      <w:r w:rsidRPr="00FC1BD9">
        <w:rPr>
          <w:rFonts w:ascii="Times New Roman" w:eastAsiaTheme="majorEastAsia" w:hAnsi="Times New Roman" w:hint="eastAsia"/>
          <w:szCs w:val="21"/>
        </w:rPr>
        <w:t>，保证了障碍物检测的准确性</w:t>
      </w:r>
      <w:r w:rsidRPr="00FC1BD9">
        <w:rPr>
          <w:rFonts w:ascii="Times New Roman" w:eastAsiaTheme="majorEastAsia" w:hAnsi="Times New Roman"/>
          <w:szCs w:val="21"/>
        </w:rPr>
        <w:t>；</w:t>
      </w:r>
    </w:p>
    <w:p w14:paraId="3CFE119E" w14:textId="77777777" w:rsidR="006C20F5" w:rsidRPr="00FC1BD9" w:rsidRDefault="006C20F5" w:rsidP="006C20F5">
      <w:pPr>
        <w:pStyle w:val="af3"/>
        <w:numPr>
          <w:ilvl w:val="0"/>
          <w:numId w:val="15"/>
        </w:numPr>
        <w:spacing w:line="360" w:lineRule="auto"/>
        <w:ind w:firstLineChars="0"/>
        <w:rPr>
          <w:rFonts w:ascii="Times New Roman" w:eastAsiaTheme="majorEastAsia" w:hAnsi="Times New Roman"/>
          <w:szCs w:val="21"/>
        </w:rPr>
      </w:pPr>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Pr="00FC1BD9">
        <w:rPr>
          <w:rFonts w:ascii="Times New Roman" w:eastAsiaTheme="majorEastAsia" w:hAnsi="Times New Roman"/>
          <w:szCs w:val="21"/>
        </w:rPr>
        <w:t>目标跟踪算法提升运行实时性，并分析出</w:t>
      </w:r>
      <w:r w:rsidRPr="00FC1BD9">
        <w:rPr>
          <w:rFonts w:ascii="Times New Roman" w:eastAsiaTheme="majorEastAsia" w:hAnsi="Times New Roman"/>
          <w:szCs w:val="21"/>
        </w:rPr>
        <w:t>KCF</w:t>
      </w:r>
      <w:r w:rsidRPr="00FC1BD9">
        <w:rPr>
          <w:rFonts w:ascii="Times New Roman" w:eastAsiaTheme="majorEastAsia" w:hAnsi="Times New Roman"/>
          <w:szCs w:val="21"/>
        </w:rPr>
        <w:t>目标跟踪丢失的原因及解决方案；</w:t>
      </w:r>
    </w:p>
    <w:p w14:paraId="79F69F41" w14:textId="77777777" w:rsidR="006C20F5" w:rsidRPr="00FC1BD9" w:rsidRDefault="006C20F5" w:rsidP="006C20F5">
      <w:pPr>
        <w:pStyle w:val="af3"/>
        <w:numPr>
          <w:ilvl w:val="0"/>
          <w:numId w:val="15"/>
        </w:numPr>
        <w:spacing w:line="360" w:lineRule="auto"/>
        <w:ind w:firstLineChars="0"/>
        <w:rPr>
          <w:rFonts w:ascii="Times New Roman" w:eastAsiaTheme="majorEastAsia" w:hAnsi="Times New Roman"/>
          <w:szCs w:val="21"/>
        </w:rPr>
      </w:pPr>
      <w:bookmarkStart w:id="149" w:name="_Hlk45605367"/>
      <w:r w:rsidRPr="00FC1BD9">
        <w:rPr>
          <w:rFonts w:ascii="Times New Roman" w:eastAsiaTheme="majorEastAsia" w:hAnsi="Times New Roman"/>
          <w:szCs w:val="21"/>
        </w:rPr>
        <w:t>我们找出了最佳检测间隔：在</w:t>
      </w:r>
      <w:r w:rsidRPr="00FC1BD9">
        <w:rPr>
          <w:rFonts w:ascii="Times New Roman" w:eastAsiaTheme="majorEastAsia" w:hAnsi="Times New Roman"/>
          <w:szCs w:val="21"/>
        </w:rPr>
        <w:t>1080p(1920*1080)</w:t>
      </w:r>
      <w:r w:rsidRPr="00FC1BD9">
        <w:rPr>
          <w:rFonts w:ascii="Times New Roman" w:eastAsiaTheme="majorEastAsia" w:hAnsi="Times New Roman"/>
          <w:szCs w:val="21"/>
        </w:rPr>
        <w:t>视频中，每隔</w:t>
      </w:r>
      <w:r w:rsidRPr="00FC1BD9">
        <w:rPr>
          <w:rFonts w:ascii="Times New Roman" w:eastAsiaTheme="majorEastAsia" w:hAnsi="Times New Roman"/>
          <w:szCs w:val="21"/>
        </w:rPr>
        <w:t>20</w:t>
      </w:r>
      <w:r w:rsidRPr="00FC1BD9">
        <w:rPr>
          <w:rFonts w:ascii="Times New Roman" w:eastAsiaTheme="majorEastAsia" w:hAnsi="Times New Roman"/>
          <w:szCs w:val="21"/>
        </w:rPr>
        <w:t>帧使用一次</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目标检测，其余</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Pr="00FC1BD9">
        <w:rPr>
          <w:rFonts w:ascii="Times New Roman" w:eastAsiaTheme="majorEastAsia" w:hAnsi="Times New Roman"/>
          <w:szCs w:val="21"/>
        </w:rPr>
        <w:t>目标跟踪。能够在保证</w:t>
      </w:r>
      <w:r w:rsidRPr="00FC1BD9">
        <w:rPr>
          <w:rFonts w:ascii="Times New Roman" w:eastAsiaTheme="majorEastAsia" w:hAnsi="Times New Roman"/>
          <w:szCs w:val="21"/>
        </w:rPr>
        <w:t>85%</w:t>
      </w:r>
      <w:r w:rsidRPr="00FC1BD9">
        <w:rPr>
          <w:rFonts w:ascii="Times New Roman" w:eastAsiaTheme="majorEastAsia" w:hAnsi="Times New Roman"/>
          <w:szCs w:val="21"/>
        </w:rPr>
        <w:t>准确率的同时，提升</w:t>
      </w:r>
      <w:r w:rsidRPr="00FC1BD9">
        <w:rPr>
          <w:rFonts w:ascii="Times New Roman" w:eastAsiaTheme="majorEastAsia" w:hAnsi="Times New Roman"/>
          <w:szCs w:val="21"/>
        </w:rPr>
        <w:t>4.2</w:t>
      </w:r>
      <w:r w:rsidRPr="00FC1BD9">
        <w:rPr>
          <w:rFonts w:ascii="Times New Roman" w:eastAsiaTheme="majorEastAsia" w:hAnsi="Times New Roman"/>
          <w:szCs w:val="21"/>
        </w:rPr>
        <w:t>倍的运行速度，使</w:t>
      </w:r>
      <w:proofErr w:type="gramStart"/>
      <w:r w:rsidRPr="00FC1BD9">
        <w:rPr>
          <w:rFonts w:ascii="Times New Roman" w:eastAsiaTheme="majorEastAsia" w:hAnsi="Times New Roman"/>
          <w:szCs w:val="21"/>
        </w:rPr>
        <w:t>运行帧率达到</w:t>
      </w:r>
      <w:proofErr w:type="gramEnd"/>
      <w:r w:rsidRPr="00FC1BD9">
        <w:rPr>
          <w:rFonts w:ascii="Times New Roman" w:eastAsiaTheme="majorEastAsia" w:hAnsi="Times New Roman"/>
          <w:szCs w:val="21"/>
        </w:rPr>
        <w:t>88.68fps</w:t>
      </w:r>
      <w:r w:rsidRPr="00FC1BD9">
        <w:rPr>
          <w:rFonts w:ascii="Times New Roman" w:eastAsiaTheme="majorEastAsia" w:hAnsi="Times New Roman"/>
          <w:szCs w:val="21"/>
        </w:rPr>
        <w:t>；</w:t>
      </w:r>
    </w:p>
    <w:bookmarkEnd w:id="149"/>
    <w:p w14:paraId="764A80C9" w14:textId="362CA4F4" w:rsidR="006C20F5" w:rsidRPr="006C20F5" w:rsidRDefault="006C20F5" w:rsidP="006C20F5">
      <w:pPr>
        <w:pStyle w:val="af3"/>
        <w:numPr>
          <w:ilvl w:val="0"/>
          <w:numId w:val="15"/>
        </w:numPr>
        <w:spacing w:line="360" w:lineRule="auto"/>
        <w:ind w:firstLineChars="0"/>
        <w:rPr>
          <w:rFonts w:ascii="Times New Roman" w:eastAsiaTheme="majorEastAsia" w:hAnsi="Times New Roman"/>
          <w:szCs w:val="21"/>
        </w:rPr>
      </w:pPr>
      <w:r w:rsidRPr="00FC1BD9">
        <w:rPr>
          <w:rFonts w:ascii="Times New Roman" w:eastAsiaTheme="majorEastAsia" w:hAnsi="Times New Roman"/>
          <w:szCs w:val="21"/>
        </w:rPr>
        <w:t>检测能力扩展</w:t>
      </w:r>
      <w:r>
        <w:rPr>
          <w:rFonts w:ascii="Times New Roman" w:eastAsiaTheme="majorEastAsia" w:hAnsi="Times New Roman" w:hint="eastAsia"/>
          <w:szCs w:val="21"/>
        </w:rPr>
        <w:t>研究</w:t>
      </w:r>
      <w:ins w:id="150" w:author="shihw" w:date="2020-08-12T11:33:00Z">
        <w:r w:rsidR="001653AE">
          <w:rPr>
            <w:rFonts w:ascii="Times New Roman" w:eastAsiaTheme="majorEastAsia" w:hAnsi="Times New Roman" w:hint="eastAsia"/>
            <w:szCs w:val="21"/>
          </w:rPr>
          <w:t>结果</w:t>
        </w:r>
      </w:ins>
      <w:r w:rsidRPr="00FC1BD9">
        <w:rPr>
          <w:rFonts w:ascii="Times New Roman" w:eastAsiaTheme="majorEastAsia" w:hAnsi="Times New Roman"/>
          <w:szCs w:val="21"/>
        </w:rPr>
        <w:t>：将自定义类别数据（如房屋、树木）加入</w:t>
      </w:r>
      <w:r w:rsidRPr="00FC1BD9">
        <w:rPr>
          <w:rFonts w:ascii="Times New Roman" w:eastAsiaTheme="majorEastAsia" w:hAnsi="Times New Roman"/>
          <w:szCs w:val="21"/>
        </w:rPr>
        <w:t>YOLOv4</w:t>
      </w:r>
      <w:r w:rsidRPr="00FC1BD9">
        <w:rPr>
          <w:rFonts w:ascii="Times New Roman" w:eastAsiaTheme="majorEastAsia" w:hAnsi="Times New Roman"/>
          <w:szCs w:val="21"/>
        </w:rPr>
        <w:t>训练数据集，使用单张</w:t>
      </w:r>
      <w:r w:rsidRPr="00FC1BD9">
        <w:rPr>
          <w:rFonts w:ascii="Times New Roman" w:eastAsiaTheme="majorEastAsia" w:hAnsi="Times New Roman"/>
          <w:szCs w:val="21"/>
        </w:rPr>
        <w:t>GPU</w:t>
      </w:r>
      <w:r w:rsidRPr="00FC1BD9">
        <w:rPr>
          <w:rFonts w:ascii="Times New Roman" w:eastAsiaTheme="majorEastAsia" w:hAnsi="Times New Roman"/>
          <w:szCs w:val="21"/>
        </w:rPr>
        <w:t>（</w:t>
      </w:r>
      <w:r w:rsidRPr="00FC1BD9">
        <w:rPr>
          <w:rFonts w:ascii="Times New Roman" w:eastAsiaTheme="majorEastAsia" w:hAnsi="Times New Roman"/>
          <w:kern w:val="0"/>
          <w:szCs w:val="21"/>
        </w:rPr>
        <w:t xml:space="preserve">1080 </w:t>
      </w:r>
      <w:proofErr w:type="spellStart"/>
      <w:r w:rsidRPr="00FC1BD9">
        <w:rPr>
          <w:rFonts w:ascii="Times New Roman" w:eastAsiaTheme="majorEastAsia" w:hAnsi="Times New Roman"/>
          <w:kern w:val="0"/>
          <w:szCs w:val="21"/>
        </w:rPr>
        <w:t>Ti</w:t>
      </w:r>
      <w:proofErr w:type="spellEnd"/>
      <w:r w:rsidRPr="00FC1BD9">
        <w:rPr>
          <w:rFonts w:ascii="Times New Roman" w:eastAsiaTheme="majorEastAsia" w:hAnsi="Times New Roman"/>
          <w:kern w:val="0"/>
          <w:szCs w:val="21"/>
        </w:rPr>
        <w:t xml:space="preserve"> </w:t>
      </w:r>
      <w:r w:rsidRPr="00FC1BD9">
        <w:rPr>
          <w:rFonts w:ascii="Times New Roman" w:eastAsiaTheme="majorEastAsia" w:hAnsi="Times New Roman"/>
          <w:kern w:val="0"/>
          <w:szCs w:val="21"/>
        </w:rPr>
        <w:t>或</w:t>
      </w:r>
      <w:r w:rsidRPr="00FC1BD9">
        <w:rPr>
          <w:rFonts w:ascii="Times New Roman" w:eastAsiaTheme="majorEastAsia" w:hAnsi="Times New Roman"/>
          <w:kern w:val="0"/>
          <w:szCs w:val="21"/>
        </w:rPr>
        <w:t xml:space="preserve">2080 </w:t>
      </w:r>
      <w:proofErr w:type="spellStart"/>
      <w:r w:rsidRPr="00FC1BD9">
        <w:rPr>
          <w:rFonts w:ascii="Times New Roman" w:eastAsiaTheme="majorEastAsia" w:hAnsi="Times New Roman"/>
          <w:kern w:val="0"/>
          <w:szCs w:val="21"/>
        </w:rPr>
        <w:t>Ti</w:t>
      </w:r>
      <w:proofErr w:type="spellEnd"/>
      <w:r w:rsidRPr="00FC1BD9">
        <w:rPr>
          <w:rFonts w:ascii="Times New Roman" w:eastAsiaTheme="majorEastAsia" w:hAnsi="Times New Roman"/>
          <w:szCs w:val="21"/>
        </w:rPr>
        <w:t>）即可重新训练</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目标检测模型，可使无人机获得其他类别障碍物的检测避让能力。</w:t>
      </w:r>
    </w:p>
    <w:p w14:paraId="40AE3E3D" w14:textId="3CF2080A" w:rsidR="0087552E" w:rsidRPr="00FC1BD9" w:rsidRDefault="00DD4024"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结束语</w:t>
      </w:r>
    </w:p>
    <w:p w14:paraId="7796790E" w14:textId="30EAC6D6" w:rsidR="0087552E" w:rsidRPr="00FC1BD9" w:rsidRDefault="00C94AE3"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本文</w:t>
      </w:r>
      <w:r w:rsidR="0030418B">
        <w:rPr>
          <w:rFonts w:ascii="Times New Roman" w:eastAsiaTheme="majorEastAsia" w:hAnsi="Times New Roman" w:hint="eastAsia"/>
          <w:szCs w:val="21"/>
        </w:rPr>
        <w:t>采</w:t>
      </w:r>
      <w:r w:rsidRPr="00FC1BD9">
        <w:rPr>
          <w:rFonts w:ascii="Times New Roman" w:eastAsiaTheme="majorEastAsia" w:hAnsi="Times New Roman"/>
          <w:szCs w:val="21"/>
        </w:rPr>
        <w:t>用当前目标检测</w:t>
      </w:r>
      <w:r w:rsidR="0030418B">
        <w:rPr>
          <w:rFonts w:ascii="Times New Roman" w:eastAsiaTheme="majorEastAsia" w:hAnsi="Times New Roman" w:hint="eastAsia"/>
          <w:szCs w:val="21"/>
        </w:rPr>
        <w:t>领域</w:t>
      </w:r>
      <w:ins w:id="151" w:author="shihw" w:date="2020-08-12T10:52:00Z">
        <w:r w:rsidR="002264E6">
          <w:rPr>
            <w:rFonts w:ascii="Times New Roman" w:eastAsiaTheme="majorEastAsia" w:hAnsi="Times New Roman" w:hint="eastAsia"/>
            <w:szCs w:val="21"/>
          </w:rPr>
          <w:t>中</w:t>
        </w:r>
      </w:ins>
      <w:del w:id="152" w:author="shihw" w:date="2020-08-12T10:52:00Z">
        <w:r w:rsidR="0030418B" w:rsidDel="002264E6">
          <w:rPr>
            <w:rFonts w:ascii="Times New Roman" w:eastAsiaTheme="majorEastAsia" w:hAnsi="Times New Roman" w:hint="eastAsia"/>
            <w:szCs w:val="21"/>
          </w:rPr>
          <w:delText>在</w:delText>
        </w:r>
      </w:del>
      <w:r w:rsidR="0030418B">
        <w:rPr>
          <w:rFonts w:ascii="Times New Roman" w:eastAsiaTheme="majorEastAsia" w:hAnsi="Times New Roman" w:hint="eastAsia"/>
          <w:szCs w:val="21"/>
        </w:rPr>
        <w:t>准确度和实时性均有较好表现</w:t>
      </w:r>
      <w:r w:rsidRPr="00FC1BD9">
        <w:rPr>
          <w:rFonts w:ascii="Times New Roman" w:eastAsiaTheme="majorEastAsia" w:hAnsi="Times New Roman"/>
          <w:szCs w:val="21"/>
        </w:rPr>
        <w:t>的</w:t>
      </w:r>
      <w:r w:rsidRPr="00FC1BD9">
        <w:rPr>
          <w:rFonts w:ascii="Times New Roman" w:eastAsiaTheme="majorEastAsia" w:hAnsi="Times New Roman"/>
          <w:szCs w:val="21"/>
        </w:rPr>
        <w:t>YOLOv4</w:t>
      </w:r>
      <w:r w:rsidRPr="00FC1BD9">
        <w:rPr>
          <w:rFonts w:ascii="Times New Roman" w:eastAsiaTheme="majorEastAsia" w:hAnsi="Times New Roman"/>
          <w:szCs w:val="21"/>
        </w:rPr>
        <w:t>模型，搭配高效的</w:t>
      </w:r>
      <w:r w:rsidRPr="00FC1BD9">
        <w:rPr>
          <w:rFonts w:ascii="Times New Roman" w:eastAsiaTheme="majorEastAsia" w:hAnsi="Times New Roman"/>
          <w:szCs w:val="21"/>
        </w:rPr>
        <w:t>KCF</w:t>
      </w:r>
      <w:r w:rsidRPr="00FC1BD9">
        <w:rPr>
          <w:rFonts w:ascii="Times New Roman" w:eastAsiaTheme="majorEastAsia" w:hAnsi="Times New Roman"/>
          <w:szCs w:val="21"/>
        </w:rPr>
        <w:t>目标跟踪算法，探索了无人机飞行障碍的精准识别与实时跟踪。我们发现，随着时间推移、障碍物的移动、无人机飞行姿态发生变化</w:t>
      </w:r>
      <w:r w:rsidR="0030418B">
        <w:rPr>
          <w:rFonts w:ascii="Times New Roman" w:eastAsiaTheme="majorEastAsia" w:hAnsi="Times New Roman" w:hint="eastAsia"/>
          <w:szCs w:val="21"/>
        </w:rPr>
        <w:t>等</w:t>
      </w:r>
      <w:r w:rsidRPr="00FC1BD9">
        <w:rPr>
          <w:rFonts w:ascii="Times New Roman" w:eastAsiaTheme="majorEastAsia" w:hAnsi="Times New Roman"/>
          <w:szCs w:val="21"/>
        </w:rPr>
        <w:t>，</w:t>
      </w:r>
      <w:r w:rsidRPr="00FC1BD9">
        <w:rPr>
          <w:rFonts w:ascii="Times New Roman" w:eastAsiaTheme="majorEastAsia" w:hAnsi="Times New Roman"/>
          <w:szCs w:val="21"/>
        </w:rPr>
        <w:t>KCF</w:t>
      </w:r>
      <w:r w:rsidRPr="00FC1BD9">
        <w:rPr>
          <w:rFonts w:ascii="Times New Roman" w:eastAsiaTheme="majorEastAsia" w:hAnsi="Times New Roman"/>
          <w:szCs w:val="21"/>
        </w:rPr>
        <w:t>目标跟踪算法</w:t>
      </w:r>
      <w:r w:rsidR="00D07E79" w:rsidRPr="00FC1BD9">
        <w:rPr>
          <w:rFonts w:ascii="Times New Roman" w:eastAsiaTheme="majorEastAsia" w:hAnsi="Times New Roman"/>
          <w:szCs w:val="21"/>
        </w:rPr>
        <w:t>得到的矩形包围框</w:t>
      </w:r>
      <w:r w:rsidR="0030418B">
        <w:rPr>
          <w:rFonts w:ascii="Times New Roman" w:eastAsiaTheme="majorEastAsia" w:hAnsi="Times New Roman" w:hint="eastAsia"/>
          <w:szCs w:val="21"/>
        </w:rPr>
        <w:t>会</w:t>
      </w:r>
      <w:r w:rsidR="00D07E79" w:rsidRPr="00FC1BD9">
        <w:rPr>
          <w:rFonts w:ascii="Times New Roman" w:eastAsiaTheme="majorEastAsia" w:hAnsi="Times New Roman"/>
          <w:szCs w:val="21"/>
        </w:rPr>
        <w:t>逐渐偏离原有障碍物，导致障碍物跟踪丢失。</w:t>
      </w:r>
      <w:r w:rsidR="0030418B">
        <w:rPr>
          <w:rFonts w:ascii="Times New Roman" w:eastAsiaTheme="majorEastAsia" w:hAnsi="Times New Roman" w:hint="eastAsia"/>
          <w:szCs w:val="21"/>
        </w:rPr>
        <w:t>为此，我们采用</w:t>
      </w:r>
      <w:r w:rsidR="00D07E79" w:rsidRPr="00FC1BD9">
        <w:rPr>
          <w:rFonts w:ascii="Times New Roman" w:eastAsiaTheme="majorEastAsia" w:hAnsi="Times New Roman"/>
          <w:szCs w:val="21"/>
        </w:rPr>
        <w:t>YOLOv4</w:t>
      </w:r>
      <w:r w:rsidR="00D07E79" w:rsidRPr="00FC1BD9">
        <w:rPr>
          <w:rFonts w:ascii="Times New Roman" w:eastAsiaTheme="majorEastAsia" w:hAnsi="Times New Roman"/>
          <w:szCs w:val="21"/>
        </w:rPr>
        <w:t>模型重新检测飞行障碍物的具体位置，并更新</w:t>
      </w:r>
      <w:r w:rsidR="00D07E79" w:rsidRPr="00FC1BD9">
        <w:rPr>
          <w:rFonts w:ascii="Times New Roman" w:eastAsiaTheme="majorEastAsia" w:hAnsi="Times New Roman"/>
          <w:szCs w:val="21"/>
        </w:rPr>
        <w:t>KCF</w:t>
      </w:r>
      <w:r w:rsidR="00D07E79" w:rsidRPr="00FC1BD9">
        <w:rPr>
          <w:rFonts w:ascii="Times New Roman" w:eastAsiaTheme="majorEastAsia" w:hAnsi="Times New Roman"/>
          <w:szCs w:val="21"/>
        </w:rPr>
        <w:t>算法的输入，能够帮助</w:t>
      </w:r>
      <w:r w:rsidR="00D07E79" w:rsidRPr="00FC1BD9">
        <w:rPr>
          <w:rFonts w:ascii="Times New Roman" w:eastAsiaTheme="majorEastAsia" w:hAnsi="Times New Roman"/>
          <w:szCs w:val="21"/>
        </w:rPr>
        <w:t>KCF</w:t>
      </w:r>
      <w:r w:rsidR="00D07E79" w:rsidRPr="00FC1BD9">
        <w:rPr>
          <w:rFonts w:ascii="Times New Roman" w:eastAsiaTheme="majorEastAsia" w:hAnsi="Times New Roman"/>
          <w:szCs w:val="21"/>
        </w:rPr>
        <w:t>继续准确地</w:t>
      </w:r>
      <w:r w:rsidR="003F579B">
        <w:rPr>
          <w:rFonts w:ascii="Times New Roman" w:eastAsiaTheme="majorEastAsia" w:hAnsi="Times New Roman" w:hint="eastAsia"/>
          <w:szCs w:val="21"/>
        </w:rPr>
        <w:t>跟踪</w:t>
      </w:r>
      <w:r w:rsidR="00D07E79" w:rsidRPr="00FC1BD9">
        <w:rPr>
          <w:rFonts w:ascii="Times New Roman" w:eastAsiaTheme="majorEastAsia" w:hAnsi="Times New Roman"/>
          <w:szCs w:val="21"/>
        </w:rPr>
        <w:t>上目标障碍物。</w:t>
      </w:r>
      <w:r w:rsidR="00D07E79" w:rsidRPr="0052349F">
        <w:rPr>
          <w:rFonts w:ascii="Times New Roman" w:eastAsiaTheme="majorEastAsia" w:hAnsi="Times New Roman"/>
          <w:szCs w:val="21"/>
        </w:rPr>
        <w:t>我们</w:t>
      </w:r>
      <w:r w:rsidR="0052349F" w:rsidRPr="0052349F">
        <w:rPr>
          <w:rFonts w:ascii="Times New Roman" w:eastAsiaTheme="majorEastAsia" w:hAnsi="Times New Roman" w:hint="eastAsia"/>
          <w:szCs w:val="21"/>
        </w:rPr>
        <w:t>将</w:t>
      </w:r>
      <w:r w:rsidR="0052349F" w:rsidRPr="0052349F">
        <w:rPr>
          <w:rFonts w:ascii="Times New Roman" w:eastAsiaTheme="majorEastAsia" w:hAnsi="Times New Roman" w:hint="eastAsia"/>
          <w:szCs w:val="21"/>
        </w:rPr>
        <w:t>Y</w:t>
      </w:r>
      <w:r w:rsidR="0052349F" w:rsidRPr="0052349F">
        <w:rPr>
          <w:rFonts w:ascii="Times New Roman" w:eastAsiaTheme="majorEastAsia" w:hAnsi="Times New Roman"/>
          <w:szCs w:val="21"/>
        </w:rPr>
        <w:t>OLOv4</w:t>
      </w:r>
      <w:r w:rsidR="0052349F" w:rsidRPr="0052349F">
        <w:rPr>
          <w:rFonts w:ascii="Times New Roman" w:eastAsiaTheme="majorEastAsia" w:hAnsi="Times New Roman"/>
          <w:szCs w:val="21"/>
        </w:rPr>
        <w:t>检测间隔</w:t>
      </w:r>
      <w:r w:rsidR="0052349F" w:rsidRPr="0052349F">
        <w:rPr>
          <w:rFonts w:ascii="Times New Roman" w:eastAsiaTheme="majorEastAsia" w:hAnsi="Times New Roman" w:hint="eastAsia"/>
          <w:szCs w:val="21"/>
        </w:rPr>
        <w:t>为</w:t>
      </w:r>
      <w:r w:rsidR="0052349F" w:rsidRPr="0052349F">
        <w:rPr>
          <w:rFonts w:ascii="Times New Roman" w:eastAsiaTheme="majorEastAsia" w:hAnsi="Times New Roman" w:hint="eastAsia"/>
          <w:szCs w:val="21"/>
        </w:rPr>
        <w:t>0</w:t>
      </w:r>
      <w:r w:rsidR="0052349F" w:rsidRPr="0052349F">
        <w:rPr>
          <w:rFonts w:ascii="Times New Roman" w:eastAsiaTheme="majorEastAsia" w:hAnsi="Times New Roman" w:hint="eastAsia"/>
          <w:szCs w:val="21"/>
        </w:rPr>
        <w:t>（</w:t>
      </w:r>
      <w:r w:rsidR="0052349F" w:rsidRPr="0052349F">
        <w:rPr>
          <w:rFonts w:ascii="Times New Roman" w:eastAsiaTheme="majorEastAsia" w:hAnsi="Times New Roman"/>
          <w:szCs w:val="21"/>
        </w:rPr>
        <w:t>所有</w:t>
      </w:r>
      <w:r w:rsidR="0052349F" w:rsidRPr="0052349F">
        <w:rPr>
          <w:rFonts w:ascii="Times New Roman" w:eastAsiaTheme="majorEastAsia" w:hAnsi="Times New Roman" w:hint="eastAsia"/>
          <w:szCs w:val="21"/>
        </w:rPr>
        <w:t>1</w:t>
      </w:r>
      <w:r w:rsidR="0052349F" w:rsidRPr="0052349F">
        <w:rPr>
          <w:rFonts w:ascii="Times New Roman" w:eastAsiaTheme="majorEastAsia" w:hAnsi="Times New Roman"/>
          <w:szCs w:val="21"/>
        </w:rPr>
        <w:t>620</w:t>
      </w:r>
      <w:r w:rsidR="0052349F" w:rsidRPr="0052349F">
        <w:rPr>
          <w:rFonts w:ascii="Times New Roman" w:eastAsiaTheme="majorEastAsia" w:hAnsi="Times New Roman"/>
          <w:szCs w:val="21"/>
        </w:rPr>
        <w:t>帧</w:t>
      </w:r>
      <w:r w:rsidR="0052349F" w:rsidRPr="0052349F">
        <w:rPr>
          <w:rFonts w:ascii="Times New Roman" w:eastAsiaTheme="majorEastAsia" w:hAnsi="Times New Roman" w:hint="eastAsia"/>
          <w:szCs w:val="21"/>
        </w:rPr>
        <w:t>图像</w:t>
      </w:r>
      <w:r w:rsidR="0052349F" w:rsidRPr="0052349F">
        <w:rPr>
          <w:rFonts w:ascii="Times New Roman" w:eastAsiaTheme="majorEastAsia" w:hAnsi="Times New Roman"/>
          <w:szCs w:val="21"/>
        </w:rPr>
        <w:t>均</w:t>
      </w:r>
      <w:r w:rsidR="0052349F" w:rsidRPr="0052349F">
        <w:rPr>
          <w:rFonts w:ascii="Times New Roman" w:eastAsiaTheme="majorEastAsia" w:hAnsi="Times New Roman" w:hint="eastAsia"/>
          <w:szCs w:val="21"/>
        </w:rPr>
        <w:t>使用</w:t>
      </w:r>
      <w:r w:rsidR="0052349F" w:rsidRPr="0052349F">
        <w:rPr>
          <w:rFonts w:ascii="Times New Roman" w:eastAsiaTheme="majorEastAsia" w:hAnsi="Times New Roman"/>
          <w:szCs w:val="21"/>
        </w:rPr>
        <w:t>YOLOv4</w:t>
      </w:r>
      <w:r w:rsidR="0052349F" w:rsidRPr="0052349F">
        <w:rPr>
          <w:rFonts w:ascii="Times New Roman" w:eastAsiaTheme="majorEastAsia" w:hAnsi="Times New Roman"/>
          <w:szCs w:val="21"/>
        </w:rPr>
        <w:t>目标检测</w:t>
      </w:r>
      <w:r w:rsidR="0052349F" w:rsidRPr="0052349F">
        <w:rPr>
          <w:rFonts w:ascii="Times New Roman" w:eastAsiaTheme="majorEastAsia" w:hAnsi="Times New Roman" w:hint="eastAsia"/>
          <w:szCs w:val="21"/>
        </w:rPr>
        <w:t>）作</w:t>
      </w:r>
      <w:r w:rsidR="006B5A6D" w:rsidRPr="0052349F">
        <w:rPr>
          <w:rFonts w:ascii="Times New Roman" w:eastAsiaTheme="majorEastAsia" w:hAnsi="Times New Roman"/>
          <w:szCs w:val="21"/>
        </w:rPr>
        <w:t>为基线，</w:t>
      </w:r>
      <w:r w:rsidR="0052349F" w:rsidRPr="0052349F">
        <w:rPr>
          <w:rFonts w:ascii="Times New Roman" w:eastAsiaTheme="majorEastAsia" w:hAnsi="Times New Roman" w:hint="eastAsia"/>
          <w:szCs w:val="21"/>
        </w:rPr>
        <w:t>将</w:t>
      </w:r>
      <w:r w:rsidR="0052349F" w:rsidRPr="0052349F">
        <w:rPr>
          <w:rFonts w:ascii="Times New Roman" w:eastAsiaTheme="majorEastAsia" w:hAnsi="Times New Roman" w:hint="eastAsia"/>
          <w:szCs w:val="21"/>
        </w:rPr>
        <w:t>Y</w:t>
      </w:r>
      <w:r w:rsidR="0052349F" w:rsidRPr="0052349F">
        <w:rPr>
          <w:rFonts w:ascii="Times New Roman" w:eastAsiaTheme="majorEastAsia" w:hAnsi="Times New Roman"/>
          <w:szCs w:val="21"/>
        </w:rPr>
        <w:t>OLOv4</w:t>
      </w:r>
      <w:r w:rsidR="0052349F" w:rsidRPr="0052349F">
        <w:rPr>
          <w:rFonts w:ascii="Times New Roman" w:eastAsiaTheme="majorEastAsia" w:hAnsi="Times New Roman"/>
          <w:szCs w:val="21"/>
        </w:rPr>
        <w:t>检测间隔</w:t>
      </w:r>
      <w:r w:rsidR="0052349F" w:rsidRPr="0052349F">
        <w:rPr>
          <w:rFonts w:ascii="Times New Roman" w:eastAsiaTheme="majorEastAsia" w:hAnsi="Times New Roman" w:hint="eastAsia"/>
          <w:szCs w:val="21"/>
        </w:rPr>
        <w:t>为</w:t>
      </w:r>
      <w:r w:rsidR="00D07E79" w:rsidRPr="0052349F">
        <w:rPr>
          <w:rFonts w:ascii="Times New Roman" w:eastAsiaTheme="majorEastAsia" w:hAnsi="Times New Roman"/>
          <w:szCs w:val="21"/>
        </w:rPr>
        <w:t>1~100</w:t>
      </w:r>
      <w:r w:rsidR="0052349F" w:rsidRPr="0052349F">
        <w:rPr>
          <w:rFonts w:ascii="Times New Roman" w:eastAsiaTheme="majorEastAsia" w:hAnsi="Times New Roman" w:hint="eastAsia"/>
          <w:szCs w:val="21"/>
        </w:rPr>
        <w:t>（中间图像</w:t>
      </w:r>
      <w:proofErr w:type="gramStart"/>
      <w:r w:rsidR="0052349F" w:rsidRPr="0052349F">
        <w:rPr>
          <w:rFonts w:ascii="Times New Roman" w:eastAsiaTheme="majorEastAsia" w:hAnsi="Times New Roman" w:hint="eastAsia"/>
          <w:szCs w:val="21"/>
        </w:rPr>
        <w:t>帧</w:t>
      </w:r>
      <w:proofErr w:type="gramEnd"/>
      <w:r w:rsidR="0052349F" w:rsidRPr="0052349F">
        <w:rPr>
          <w:rFonts w:ascii="Times New Roman" w:eastAsiaTheme="majorEastAsia" w:hAnsi="Times New Roman" w:hint="eastAsia"/>
          <w:szCs w:val="21"/>
        </w:rPr>
        <w:t>使用</w:t>
      </w:r>
      <w:r w:rsidR="0052349F" w:rsidRPr="0052349F">
        <w:rPr>
          <w:rFonts w:ascii="Times New Roman" w:eastAsiaTheme="majorEastAsia" w:hAnsi="Times New Roman" w:hint="eastAsia"/>
          <w:szCs w:val="21"/>
        </w:rPr>
        <w:t>K</w:t>
      </w:r>
      <w:r w:rsidR="0052349F" w:rsidRPr="0052349F">
        <w:rPr>
          <w:rFonts w:ascii="Times New Roman" w:eastAsiaTheme="majorEastAsia" w:hAnsi="Times New Roman"/>
          <w:szCs w:val="21"/>
        </w:rPr>
        <w:t>CF</w:t>
      </w:r>
      <w:r w:rsidR="0052349F" w:rsidRPr="0052349F">
        <w:rPr>
          <w:rFonts w:ascii="Times New Roman" w:eastAsiaTheme="majorEastAsia" w:hAnsi="Times New Roman" w:hint="eastAsia"/>
          <w:szCs w:val="21"/>
        </w:rPr>
        <w:t>目标跟踪）作为优化对照</w:t>
      </w:r>
      <w:r w:rsidR="006B5A6D" w:rsidRPr="0052349F">
        <w:rPr>
          <w:rFonts w:ascii="Times New Roman" w:eastAsiaTheme="majorEastAsia" w:hAnsi="Times New Roman"/>
          <w:szCs w:val="21"/>
        </w:rPr>
        <w:t>，以找出飞行障碍物检测跟踪准确率与运行效率的最佳平衡点</w:t>
      </w:r>
      <w:r w:rsidR="00D07E79" w:rsidRPr="0052349F">
        <w:rPr>
          <w:rFonts w:ascii="Times New Roman" w:eastAsiaTheme="majorEastAsia" w:hAnsi="Times New Roman"/>
          <w:szCs w:val="21"/>
        </w:rPr>
        <w:t>。</w:t>
      </w:r>
      <w:r w:rsidR="00D07E79" w:rsidRPr="00FC1BD9">
        <w:rPr>
          <w:rFonts w:ascii="Times New Roman" w:eastAsiaTheme="majorEastAsia" w:hAnsi="Times New Roman"/>
          <w:szCs w:val="21"/>
        </w:rPr>
        <w:t>经过实验对比</w:t>
      </w:r>
      <w:r w:rsidR="006B5A6D" w:rsidRPr="00FC1BD9">
        <w:rPr>
          <w:rFonts w:ascii="Times New Roman" w:eastAsiaTheme="majorEastAsia" w:hAnsi="Times New Roman"/>
          <w:szCs w:val="21"/>
        </w:rPr>
        <w:t>发现</w:t>
      </w:r>
      <w:r w:rsidR="00D07E79" w:rsidRPr="00FC1BD9">
        <w:rPr>
          <w:rFonts w:ascii="Times New Roman" w:eastAsiaTheme="majorEastAsia" w:hAnsi="Times New Roman"/>
          <w:szCs w:val="21"/>
        </w:rPr>
        <w:t>，检测间隔</w:t>
      </w:r>
      <w:r w:rsidR="00D07E79" w:rsidRPr="00FC1BD9">
        <w:rPr>
          <w:rFonts w:ascii="Times New Roman" w:eastAsiaTheme="majorEastAsia" w:hAnsi="Times New Roman"/>
          <w:szCs w:val="21"/>
        </w:rPr>
        <w:t>interval</w:t>
      </w:r>
      <w:r w:rsidR="00D07E79" w:rsidRPr="00FC1BD9">
        <w:rPr>
          <w:rFonts w:ascii="Times New Roman" w:eastAsiaTheme="majorEastAsia" w:hAnsi="Times New Roman"/>
          <w:szCs w:val="21"/>
        </w:rPr>
        <w:t>为</w:t>
      </w:r>
      <w:r w:rsidR="00D07E79" w:rsidRPr="00FC1BD9">
        <w:rPr>
          <w:rFonts w:ascii="Times New Roman" w:eastAsiaTheme="majorEastAsia" w:hAnsi="Times New Roman"/>
          <w:szCs w:val="21"/>
        </w:rPr>
        <w:t>20</w:t>
      </w:r>
      <w:r w:rsidR="00D07E79" w:rsidRPr="00FC1BD9">
        <w:rPr>
          <w:rFonts w:ascii="Times New Roman" w:eastAsiaTheme="majorEastAsia" w:hAnsi="Times New Roman"/>
          <w:szCs w:val="21"/>
        </w:rPr>
        <w:t>时，相对于</w:t>
      </w:r>
      <w:r w:rsidR="006B5A6D" w:rsidRPr="00FC1BD9">
        <w:rPr>
          <w:rFonts w:ascii="Times New Roman" w:eastAsiaTheme="majorEastAsia" w:hAnsi="Times New Roman"/>
          <w:szCs w:val="21"/>
        </w:rPr>
        <w:t>基线拥有</w:t>
      </w:r>
      <w:r w:rsidR="00D07E79" w:rsidRPr="00FC1BD9">
        <w:rPr>
          <w:rFonts w:ascii="Times New Roman" w:eastAsiaTheme="majorEastAsia" w:hAnsi="Times New Roman"/>
          <w:szCs w:val="21"/>
        </w:rPr>
        <w:t>85.73%</w:t>
      </w:r>
      <w:r w:rsidR="00D07E79" w:rsidRPr="00FC1BD9">
        <w:rPr>
          <w:rFonts w:ascii="Times New Roman" w:eastAsiaTheme="majorEastAsia" w:hAnsi="Times New Roman"/>
          <w:szCs w:val="21"/>
        </w:rPr>
        <w:t>的检测准确率，</w:t>
      </w:r>
      <w:r w:rsidR="006B5A6D" w:rsidRPr="00FC1BD9">
        <w:rPr>
          <w:rFonts w:ascii="Times New Roman" w:eastAsiaTheme="majorEastAsia" w:hAnsi="Times New Roman"/>
          <w:szCs w:val="21"/>
        </w:rPr>
        <w:t>运行效率</w:t>
      </w:r>
      <w:r w:rsidR="00D07E79" w:rsidRPr="00FC1BD9">
        <w:rPr>
          <w:rFonts w:ascii="Times New Roman" w:eastAsiaTheme="majorEastAsia" w:hAnsi="Times New Roman"/>
          <w:szCs w:val="21"/>
        </w:rPr>
        <w:t>提升</w:t>
      </w:r>
      <w:r w:rsidR="00D07E79" w:rsidRPr="00FC1BD9">
        <w:rPr>
          <w:rFonts w:ascii="Times New Roman" w:eastAsiaTheme="majorEastAsia" w:hAnsi="Times New Roman"/>
          <w:szCs w:val="21"/>
        </w:rPr>
        <w:t>4.20577</w:t>
      </w:r>
      <w:r w:rsidR="00D07E79" w:rsidRPr="00FC1BD9">
        <w:rPr>
          <w:rFonts w:ascii="Times New Roman" w:eastAsiaTheme="majorEastAsia" w:hAnsi="Times New Roman"/>
          <w:szCs w:val="21"/>
        </w:rPr>
        <w:t>倍，</w:t>
      </w:r>
      <w:proofErr w:type="gramStart"/>
      <w:r w:rsidR="00D07E79" w:rsidRPr="00FC1BD9">
        <w:rPr>
          <w:rFonts w:ascii="Times New Roman" w:eastAsiaTheme="majorEastAsia" w:hAnsi="Times New Roman"/>
          <w:szCs w:val="21"/>
        </w:rPr>
        <w:t>检测帧</w:t>
      </w:r>
      <w:r w:rsidR="00D07E79" w:rsidRPr="00FC1BD9">
        <w:rPr>
          <w:rFonts w:ascii="Times New Roman" w:eastAsiaTheme="majorEastAsia" w:hAnsi="Times New Roman"/>
          <w:szCs w:val="21"/>
        </w:rPr>
        <w:lastRenderedPageBreak/>
        <w:t>率达到</w:t>
      </w:r>
      <w:proofErr w:type="gramEnd"/>
      <w:r w:rsidR="00D07E79" w:rsidRPr="00FC1BD9">
        <w:rPr>
          <w:rFonts w:ascii="Times New Roman" w:eastAsiaTheme="majorEastAsia" w:hAnsi="Times New Roman"/>
          <w:szCs w:val="21"/>
        </w:rPr>
        <w:t>88.68fps</w:t>
      </w:r>
      <w:r w:rsidR="006B5A6D" w:rsidRPr="00FC1BD9">
        <w:rPr>
          <w:rFonts w:ascii="Times New Roman" w:eastAsiaTheme="majorEastAsia" w:hAnsi="Times New Roman"/>
          <w:szCs w:val="21"/>
        </w:rPr>
        <w:t>。这表明，基于</w:t>
      </w:r>
      <w:r w:rsidR="006B5A6D" w:rsidRPr="00FC1BD9">
        <w:rPr>
          <w:rFonts w:ascii="Times New Roman" w:eastAsiaTheme="majorEastAsia" w:hAnsi="Times New Roman"/>
          <w:szCs w:val="21"/>
        </w:rPr>
        <w:t>YOLOv4</w:t>
      </w:r>
      <w:r w:rsidR="006B5A6D" w:rsidRPr="00FC1BD9">
        <w:rPr>
          <w:rFonts w:ascii="Times New Roman" w:eastAsiaTheme="majorEastAsia" w:hAnsi="Times New Roman"/>
          <w:szCs w:val="21"/>
        </w:rPr>
        <w:t>与</w:t>
      </w:r>
      <w:r w:rsidR="006B5A6D" w:rsidRPr="00FC1BD9">
        <w:rPr>
          <w:rFonts w:ascii="Times New Roman" w:eastAsiaTheme="majorEastAsia" w:hAnsi="Times New Roman"/>
          <w:szCs w:val="21"/>
        </w:rPr>
        <w:t>KCF</w:t>
      </w:r>
      <w:r w:rsidR="006B5A6D" w:rsidRPr="00FC1BD9">
        <w:rPr>
          <w:rFonts w:ascii="Times New Roman" w:eastAsiaTheme="majorEastAsia" w:hAnsi="Times New Roman"/>
          <w:szCs w:val="21"/>
        </w:rPr>
        <w:t>的无人机飞行障碍物精准识别与实时跟踪研究具有较强的理论探索意义和工程应用价值。</w:t>
      </w:r>
    </w:p>
    <w:p w14:paraId="62AF188D" w14:textId="37B16F2E" w:rsidR="0087552E" w:rsidRPr="00FC1BD9" w:rsidRDefault="00DD4024"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参考</w:t>
      </w:r>
      <w:r w:rsidR="0087552E" w:rsidRPr="00FC1BD9">
        <w:rPr>
          <w:rFonts w:ascii="Times New Roman" w:eastAsiaTheme="majorEastAsia" w:hAnsi="Times New Roman"/>
          <w:sz w:val="24"/>
          <w:szCs w:val="24"/>
        </w:rPr>
        <w:t>文献</w:t>
      </w:r>
    </w:p>
    <w:p w14:paraId="5A395688" w14:textId="77777777" w:rsidR="00815B31" w:rsidRPr="00FC1BD9" w:rsidRDefault="00815B31" w:rsidP="00815B31">
      <w:pPr>
        <w:spacing w:line="360" w:lineRule="auto"/>
        <w:jc w:val="left"/>
        <w:rPr>
          <w:rFonts w:ascii="Times New Roman" w:eastAsiaTheme="majorEastAsia" w:hAnsi="Times New Roman"/>
          <w:szCs w:val="21"/>
        </w:rPr>
      </w:pPr>
      <w:r w:rsidRPr="00FC1BD9">
        <w:rPr>
          <w:rFonts w:ascii="Times New Roman" w:eastAsiaTheme="majorEastAsia" w:hAnsi="Times New Roman"/>
          <w:szCs w:val="21"/>
        </w:rPr>
        <w:t>[1]</w:t>
      </w:r>
      <w:r w:rsidRPr="00FC1BD9">
        <w:rPr>
          <w:rFonts w:ascii="Times New Roman" w:eastAsiaTheme="majorEastAsia" w:hAnsi="Times New Roman"/>
          <w:szCs w:val="21"/>
        </w:rPr>
        <w:t>孟凡琨</w:t>
      </w:r>
      <w:r w:rsidRPr="00FC1BD9">
        <w:rPr>
          <w:rFonts w:ascii="Times New Roman" w:eastAsiaTheme="majorEastAsia" w:hAnsi="Times New Roman"/>
          <w:szCs w:val="21"/>
        </w:rPr>
        <w:t>.</w:t>
      </w:r>
      <w:r w:rsidRPr="00FC1BD9">
        <w:rPr>
          <w:rFonts w:ascii="Times New Roman" w:eastAsiaTheme="majorEastAsia" w:hAnsi="Times New Roman"/>
          <w:szCs w:val="21"/>
        </w:rPr>
        <w:t>无人机目标跟踪与避障研究</w:t>
      </w:r>
      <w:r w:rsidRPr="00FC1BD9">
        <w:rPr>
          <w:rFonts w:ascii="Times New Roman" w:eastAsiaTheme="majorEastAsia" w:hAnsi="Times New Roman"/>
          <w:szCs w:val="21"/>
        </w:rPr>
        <w:t>[D].</w:t>
      </w:r>
      <w:r w:rsidRPr="00FC1BD9">
        <w:rPr>
          <w:rFonts w:ascii="Times New Roman" w:eastAsiaTheme="majorEastAsia" w:hAnsi="Times New Roman"/>
          <w:szCs w:val="21"/>
        </w:rPr>
        <w:t>长安大学</w:t>
      </w:r>
      <w:r w:rsidRPr="00FC1BD9">
        <w:rPr>
          <w:rFonts w:ascii="Times New Roman" w:eastAsiaTheme="majorEastAsia" w:hAnsi="Times New Roman"/>
          <w:szCs w:val="21"/>
        </w:rPr>
        <w:t>,2018.</w:t>
      </w:r>
    </w:p>
    <w:p w14:paraId="64B989BA"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2]</w:t>
      </w:r>
      <w:proofErr w:type="spellStart"/>
      <w:r w:rsidRPr="00FC1BD9">
        <w:rPr>
          <w:rFonts w:ascii="Times New Roman" w:eastAsiaTheme="majorEastAsia" w:hAnsi="Times New Roman"/>
          <w:kern w:val="0"/>
          <w:szCs w:val="21"/>
        </w:rPr>
        <w:t>Xilin</w:t>
      </w:r>
      <w:proofErr w:type="spellEnd"/>
      <w:proofErr w:type="gramEnd"/>
      <w:r w:rsidRPr="00FC1BD9">
        <w:rPr>
          <w:rFonts w:ascii="Times New Roman" w:eastAsiaTheme="majorEastAsia" w:hAnsi="Times New Roman"/>
          <w:kern w:val="0"/>
          <w:szCs w:val="21"/>
        </w:rPr>
        <w:t xml:space="preserve"> Yang, Luis </w:t>
      </w:r>
      <w:proofErr w:type="spellStart"/>
      <w:r w:rsidRPr="00FC1BD9">
        <w:rPr>
          <w:rFonts w:ascii="Times New Roman" w:eastAsiaTheme="majorEastAsia" w:hAnsi="Times New Roman"/>
          <w:kern w:val="0"/>
          <w:szCs w:val="21"/>
        </w:rPr>
        <w:t>Mejias</w:t>
      </w:r>
      <w:proofErr w:type="spellEnd"/>
      <w:r w:rsidRPr="00FC1BD9">
        <w:rPr>
          <w:rFonts w:ascii="Times New Roman" w:eastAsiaTheme="majorEastAsia" w:hAnsi="Times New Roman"/>
          <w:kern w:val="0"/>
          <w:szCs w:val="21"/>
        </w:rPr>
        <w:t xml:space="preserve"> Alvarez and Troy </w:t>
      </w:r>
      <w:proofErr w:type="spellStart"/>
      <w:r w:rsidRPr="00FC1BD9">
        <w:rPr>
          <w:rFonts w:ascii="Times New Roman" w:eastAsiaTheme="majorEastAsia" w:hAnsi="Times New Roman"/>
          <w:kern w:val="0"/>
          <w:szCs w:val="21"/>
        </w:rPr>
        <w:t>Bruggemann</w:t>
      </w:r>
      <w:proofErr w:type="spellEnd"/>
      <w:r w:rsidRPr="00FC1BD9">
        <w:rPr>
          <w:rFonts w:ascii="Times New Roman" w:eastAsiaTheme="majorEastAsia" w:hAnsi="Times New Roman"/>
          <w:szCs w:val="21"/>
        </w:rPr>
        <w:t>. A 3D Collision Avoidance Strategy for UAVs in a Non-cooperative Environment. Journal of Intelligent and Robotic Systems. 2012.</w:t>
      </w:r>
    </w:p>
    <w:p w14:paraId="3CE59B1B"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3]Roberto</w:t>
      </w:r>
      <w:proofErr w:type="gramEnd"/>
      <w:r w:rsidRPr="00FC1BD9">
        <w:rPr>
          <w:rFonts w:ascii="Times New Roman" w:eastAsiaTheme="majorEastAsia" w:hAnsi="Times New Roman"/>
          <w:szCs w:val="21"/>
        </w:rPr>
        <w:t xml:space="preserve"> Sabatini, Alessandro </w:t>
      </w:r>
      <w:proofErr w:type="spellStart"/>
      <w:r w:rsidRPr="00FC1BD9">
        <w:rPr>
          <w:rFonts w:ascii="Times New Roman" w:eastAsiaTheme="majorEastAsia" w:hAnsi="Times New Roman"/>
          <w:szCs w:val="21"/>
        </w:rPr>
        <w:t>Gardi</w:t>
      </w:r>
      <w:proofErr w:type="spellEnd"/>
      <w:r w:rsidRPr="00FC1BD9">
        <w:rPr>
          <w:rFonts w:ascii="Times New Roman" w:eastAsiaTheme="majorEastAsia" w:hAnsi="Times New Roman"/>
          <w:szCs w:val="21"/>
        </w:rPr>
        <w:t xml:space="preserve"> and Subramanian Ramasamy. A Laser Obstacle Warning and Avoidance System for Unmanned Aircraft Sense-and-Avoid. </w:t>
      </w:r>
      <w:r w:rsidRPr="00FC1BD9">
        <w:rPr>
          <w:rFonts w:ascii="Times New Roman" w:eastAsiaTheme="majorEastAsia" w:hAnsi="Times New Roman"/>
          <w:i/>
          <w:iCs/>
          <w:kern w:val="0"/>
          <w:szCs w:val="21"/>
        </w:rPr>
        <w:t>Applied Mechanics and Materials</w:t>
      </w:r>
      <w:r w:rsidRPr="00FC1BD9">
        <w:rPr>
          <w:rFonts w:ascii="Times New Roman" w:eastAsiaTheme="majorEastAsia" w:hAnsi="Times New Roman"/>
          <w:kern w:val="0"/>
          <w:szCs w:val="21"/>
        </w:rPr>
        <w:t>, vol. 629, pp. 355-360, 2014.</w:t>
      </w:r>
    </w:p>
    <w:p w14:paraId="4F7C4249"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color w:val="000000"/>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4]</w:t>
      </w:r>
      <w:r w:rsidRPr="00FC1BD9">
        <w:rPr>
          <w:rFonts w:ascii="Times New Roman" w:eastAsiaTheme="majorEastAsia" w:hAnsi="Times New Roman"/>
          <w:color w:val="000000"/>
          <w:kern w:val="0"/>
          <w:szCs w:val="21"/>
        </w:rPr>
        <w:t>Joseph</w:t>
      </w:r>
      <w:proofErr w:type="gramEnd"/>
      <w:r w:rsidRPr="00FC1BD9">
        <w:rPr>
          <w:rFonts w:ascii="Times New Roman" w:eastAsiaTheme="majorEastAsia" w:hAnsi="Times New Roman"/>
          <w:color w:val="000000"/>
          <w:kern w:val="0"/>
          <w:szCs w:val="21"/>
        </w:rPr>
        <w:t xml:space="preserve"> Redmon, Santosh </w:t>
      </w:r>
      <w:proofErr w:type="spellStart"/>
      <w:r w:rsidRPr="00FC1BD9">
        <w:rPr>
          <w:rFonts w:ascii="Times New Roman" w:eastAsiaTheme="majorEastAsia" w:hAnsi="Times New Roman"/>
          <w:color w:val="000000"/>
          <w:kern w:val="0"/>
          <w:szCs w:val="21"/>
        </w:rPr>
        <w:t>Divvala</w:t>
      </w:r>
      <w:proofErr w:type="spellEnd"/>
      <w:r w:rsidRPr="00FC1BD9">
        <w:rPr>
          <w:rFonts w:ascii="Times New Roman" w:eastAsiaTheme="majorEastAsia" w:hAnsi="Times New Roman"/>
          <w:color w:val="000000"/>
          <w:kern w:val="0"/>
          <w:szCs w:val="21"/>
        </w:rPr>
        <w:t xml:space="preserve">, Ross </w:t>
      </w:r>
      <w:proofErr w:type="spellStart"/>
      <w:r w:rsidRPr="00FC1BD9">
        <w:rPr>
          <w:rFonts w:ascii="Times New Roman" w:eastAsiaTheme="majorEastAsia" w:hAnsi="Times New Roman"/>
          <w:color w:val="000000"/>
          <w:kern w:val="0"/>
          <w:szCs w:val="21"/>
        </w:rPr>
        <w:t>Girshick</w:t>
      </w:r>
      <w:proofErr w:type="spellEnd"/>
      <w:r w:rsidRPr="00FC1BD9">
        <w:rPr>
          <w:rFonts w:ascii="Times New Roman" w:eastAsiaTheme="majorEastAsia" w:hAnsi="Times New Roman"/>
          <w:color w:val="000000"/>
          <w:kern w:val="0"/>
          <w:szCs w:val="21"/>
        </w:rPr>
        <w:t>, and Ali Farhadi. You only look once: Unified, real-time object detection. In Proceedings of the IEEE Conference on Computer Vision and Pattern Recognition (CVPR), pages 779–788, 2016.</w:t>
      </w:r>
    </w:p>
    <w:p w14:paraId="6D07BE70"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5]</w:t>
      </w:r>
      <w:r w:rsidRPr="00FC1BD9">
        <w:rPr>
          <w:rFonts w:ascii="Times New Roman" w:eastAsiaTheme="majorEastAsia" w:hAnsi="Times New Roman"/>
          <w:kern w:val="0"/>
          <w:szCs w:val="21"/>
        </w:rPr>
        <w:t>Joseph</w:t>
      </w:r>
      <w:proofErr w:type="gramEnd"/>
      <w:r w:rsidRPr="00FC1BD9">
        <w:rPr>
          <w:rFonts w:ascii="Times New Roman" w:eastAsiaTheme="majorEastAsia" w:hAnsi="Times New Roman"/>
          <w:kern w:val="0"/>
          <w:szCs w:val="21"/>
        </w:rPr>
        <w:t xml:space="preserve"> Redmon and Ali Farhadi. YOLO9000: better, faster, stronger. In Proceedings of the IEEE Conference on Computer Vision and Pattern Recognition (CVPR), pages 7263–7271, 2017.</w:t>
      </w:r>
    </w:p>
    <w:p w14:paraId="5D21B94F"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6]</w:t>
      </w:r>
      <w:r w:rsidRPr="00FC1BD9">
        <w:rPr>
          <w:rFonts w:ascii="Times New Roman" w:eastAsiaTheme="majorEastAsia" w:hAnsi="Times New Roman"/>
          <w:kern w:val="0"/>
          <w:szCs w:val="21"/>
        </w:rPr>
        <w:t>Joseph</w:t>
      </w:r>
      <w:proofErr w:type="gramEnd"/>
      <w:r w:rsidRPr="00FC1BD9">
        <w:rPr>
          <w:rFonts w:ascii="Times New Roman" w:eastAsiaTheme="majorEastAsia" w:hAnsi="Times New Roman"/>
          <w:kern w:val="0"/>
          <w:szCs w:val="21"/>
        </w:rPr>
        <w:t xml:space="preserve"> Redmon and Ali Farhadi. YOLOv3: An incremental improvement. </w:t>
      </w:r>
      <w:proofErr w:type="spellStart"/>
      <w:r w:rsidRPr="00FC1BD9">
        <w:rPr>
          <w:rFonts w:ascii="Times New Roman" w:eastAsiaTheme="majorEastAsia" w:hAnsi="Times New Roman"/>
          <w:kern w:val="0"/>
          <w:szCs w:val="21"/>
        </w:rPr>
        <w:t>arXiv</w:t>
      </w:r>
      <w:proofErr w:type="spellEnd"/>
      <w:r w:rsidRPr="00FC1BD9">
        <w:rPr>
          <w:rFonts w:ascii="Times New Roman" w:eastAsiaTheme="majorEastAsia" w:hAnsi="Times New Roman"/>
          <w:kern w:val="0"/>
          <w:szCs w:val="21"/>
        </w:rPr>
        <w:t xml:space="preserve"> preprint arXiv:1804.02767, 2018.</w:t>
      </w:r>
    </w:p>
    <w:p w14:paraId="71CEF7D1"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 xml:space="preserve">[7] Alexey </w:t>
      </w:r>
      <w:proofErr w:type="spellStart"/>
      <w:r w:rsidRPr="00FC1BD9">
        <w:rPr>
          <w:rFonts w:ascii="Times New Roman" w:eastAsiaTheme="majorEastAsia" w:hAnsi="Times New Roman"/>
          <w:szCs w:val="21"/>
        </w:rPr>
        <w:t>Bochkovskiy</w:t>
      </w:r>
      <w:proofErr w:type="spellEnd"/>
      <w:r w:rsidRPr="00FC1BD9">
        <w:rPr>
          <w:rFonts w:ascii="Times New Roman" w:eastAsiaTheme="majorEastAsia" w:hAnsi="Times New Roman"/>
          <w:szCs w:val="21"/>
        </w:rPr>
        <w:t xml:space="preserve">, </w:t>
      </w:r>
      <w:proofErr w:type="spellStart"/>
      <w:r w:rsidRPr="00FC1BD9">
        <w:rPr>
          <w:rFonts w:ascii="Times New Roman" w:eastAsiaTheme="majorEastAsia" w:hAnsi="Times New Roman"/>
          <w:szCs w:val="21"/>
        </w:rPr>
        <w:t>Chien</w:t>
      </w:r>
      <w:proofErr w:type="spellEnd"/>
      <w:r w:rsidRPr="00FC1BD9">
        <w:rPr>
          <w:rFonts w:ascii="Times New Roman" w:eastAsiaTheme="majorEastAsia" w:hAnsi="Times New Roman"/>
          <w:szCs w:val="21"/>
        </w:rPr>
        <w:t>-Yao Wang, and Hong-Yuan Mark Liao</w:t>
      </w:r>
      <w:r w:rsidRPr="00FC1BD9">
        <w:rPr>
          <w:rFonts w:ascii="Times New Roman" w:eastAsiaTheme="majorEastAsia" w:hAnsi="Times New Roman"/>
          <w:kern w:val="0"/>
          <w:szCs w:val="21"/>
        </w:rPr>
        <w:t xml:space="preserve">. YOLOv4: Optimal Speed and Accuracy of Object Detection. </w:t>
      </w:r>
      <w:proofErr w:type="spellStart"/>
      <w:r w:rsidRPr="00FC1BD9">
        <w:rPr>
          <w:rFonts w:ascii="Times New Roman" w:eastAsiaTheme="majorEastAsia" w:hAnsi="Times New Roman"/>
          <w:kern w:val="0"/>
          <w:szCs w:val="21"/>
        </w:rPr>
        <w:t>arXiv</w:t>
      </w:r>
      <w:proofErr w:type="spellEnd"/>
      <w:r w:rsidRPr="00FC1BD9">
        <w:rPr>
          <w:rFonts w:ascii="Times New Roman" w:eastAsiaTheme="majorEastAsia" w:hAnsi="Times New Roman"/>
          <w:kern w:val="0"/>
          <w:szCs w:val="21"/>
        </w:rPr>
        <w:t xml:space="preserve"> preprint </w:t>
      </w:r>
      <w:proofErr w:type="spellStart"/>
      <w:r w:rsidRPr="00FC1BD9">
        <w:rPr>
          <w:rFonts w:ascii="Times New Roman" w:eastAsiaTheme="majorEastAsia" w:hAnsi="Times New Roman"/>
          <w:kern w:val="0"/>
          <w:szCs w:val="21"/>
        </w:rPr>
        <w:t>arXiv</w:t>
      </w:r>
      <w:proofErr w:type="spellEnd"/>
      <w:r w:rsidRPr="00FC1BD9">
        <w:rPr>
          <w:rFonts w:ascii="Times New Roman" w:eastAsiaTheme="majorEastAsia" w:hAnsi="Times New Roman"/>
          <w:kern w:val="0"/>
          <w:szCs w:val="21"/>
        </w:rPr>
        <w:t>:</w:t>
      </w:r>
      <w:r w:rsidRPr="00FC1BD9">
        <w:rPr>
          <w:rFonts w:ascii="Times New Roman" w:eastAsiaTheme="majorEastAsia" w:hAnsi="Times New Roman"/>
          <w:szCs w:val="21"/>
        </w:rPr>
        <w:t xml:space="preserve"> </w:t>
      </w:r>
      <w:r w:rsidRPr="00FC1BD9">
        <w:rPr>
          <w:rFonts w:ascii="Times New Roman" w:eastAsiaTheme="majorEastAsia" w:hAnsi="Times New Roman"/>
          <w:kern w:val="0"/>
          <w:szCs w:val="21"/>
        </w:rPr>
        <w:t>2004.10934, 2020.</w:t>
      </w:r>
    </w:p>
    <w:p w14:paraId="2C061140"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8]</w:t>
      </w:r>
      <w:r w:rsidRPr="00FC1BD9">
        <w:rPr>
          <w:rFonts w:ascii="Times New Roman" w:eastAsiaTheme="majorEastAsia" w:hAnsi="Times New Roman"/>
          <w:kern w:val="0"/>
          <w:szCs w:val="21"/>
        </w:rPr>
        <w:t>Tsung</w:t>
      </w:r>
      <w:proofErr w:type="gramEnd"/>
      <w:r w:rsidRPr="00FC1BD9">
        <w:rPr>
          <w:rFonts w:ascii="Times New Roman" w:eastAsiaTheme="majorEastAsia" w:hAnsi="Times New Roman"/>
          <w:kern w:val="0"/>
          <w:szCs w:val="21"/>
        </w:rPr>
        <w:t xml:space="preserve">-Yi Lin, Michael Maire, Serge </w:t>
      </w:r>
      <w:proofErr w:type="spellStart"/>
      <w:r w:rsidRPr="00FC1BD9">
        <w:rPr>
          <w:rFonts w:ascii="Times New Roman" w:eastAsiaTheme="majorEastAsia" w:hAnsi="Times New Roman"/>
          <w:kern w:val="0"/>
          <w:szCs w:val="21"/>
        </w:rPr>
        <w:t>Belongie</w:t>
      </w:r>
      <w:proofErr w:type="spellEnd"/>
      <w:r w:rsidRPr="00FC1BD9">
        <w:rPr>
          <w:rFonts w:ascii="Times New Roman" w:eastAsiaTheme="majorEastAsia" w:hAnsi="Times New Roman"/>
          <w:kern w:val="0"/>
          <w:szCs w:val="21"/>
        </w:rPr>
        <w:t xml:space="preserve">, James Hays, Pietro </w:t>
      </w:r>
      <w:proofErr w:type="spellStart"/>
      <w:r w:rsidRPr="00FC1BD9">
        <w:rPr>
          <w:rFonts w:ascii="Times New Roman" w:eastAsiaTheme="majorEastAsia" w:hAnsi="Times New Roman"/>
          <w:kern w:val="0"/>
          <w:szCs w:val="21"/>
        </w:rPr>
        <w:t>Perona</w:t>
      </w:r>
      <w:proofErr w:type="spellEnd"/>
      <w:r w:rsidRPr="00FC1BD9">
        <w:rPr>
          <w:rFonts w:ascii="Times New Roman" w:eastAsiaTheme="majorEastAsia" w:hAnsi="Times New Roman"/>
          <w:kern w:val="0"/>
          <w:szCs w:val="21"/>
        </w:rPr>
        <w:t xml:space="preserve">, Deva Ramanan, Piotr </w:t>
      </w:r>
      <w:proofErr w:type="spellStart"/>
      <w:r w:rsidRPr="00FC1BD9">
        <w:rPr>
          <w:rFonts w:ascii="Times New Roman" w:eastAsiaTheme="majorEastAsia" w:hAnsi="Times New Roman"/>
          <w:kern w:val="0"/>
          <w:szCs w:val="21"/>
        </w:rPr>
        <w:t>Doll´ar</w:t>
      </w:r>
      <w:proofErr w:type="spellEnd"/>
      <w:r w:rsidRPr="00FC1BD9">
        <w:rPr>
          <w:rFonts w:ascii="Times New Roman" w:eastAsiaTheme="majorEastAsia" w:hAnsi="Times New Roman"/>
          <w:kern w:val="0"/>
          <w:szCs w:val="21"/>
        </w:rPr>
        <w:t xml:space="preserve">, and C Lawrence </w:t>
      </w:r>
      <w:proofErr w:type="spellStart"/>
      <w:r w:rsidRPr="00FC1BD9">
        <w:rPr>
          <w:rFonts w:ascii="Times New Roman" w:eastAsiaTheme="majorEastAsia" w:hAnsi="Times New Roman"/>
          <w:kern w:val="0"/>
          <w:szCs w:val="21"/>
        </w:rPr>
        <w:t>Zitnick</w:t>
      </w:r>
      <w:proofErr w:type="spellEnd"/>
      <w:r w:rsidRPr="00FC1BD9">
        <w:rPr>
          <w:rFonts w:ascii="Times New Roman" w:eastAsiaTheme="majorEastAsia" w:hAnsi="Times New Roman"/>
          <w:kern w:val="0"/>
          <w:szCs w:val="21"/>
        </w:rPr>
        <w:t>. Microsoft COCO: Common objects in context. In Proceedings of the European Conference on Computer Vision (ECCV), pages 740–755, 2014.</w:t>
      </w:r>
    </w:p>
    <w:p w14:paraId="7FD095B2" w14:textId="4EBFA37A" w:rsidR="00815B31" w:rsidRPr="00FC1BD9" w:rsidRDefault="00815B31" w:rsidP="00815B31">
      <w:pPr>
        <w:autoSpaceDE w:val="0"/>
        <w:autoSpaceDN w:val="0"/>
        <w:adjustRightInd w:val="0"/>
        <w:spacing w:line="360" w:lineRule="auto"/>
        <w:jc w:val="left"/>
        <w:rPr>
          <w:rFonts w:ascii="Times New Roman" w:eastAsiaTheme="majorEastAsia" w:hAnsi="Times New Roman"/>
          <w:szCs w:val="21"/>
        </w:rPr>
      </w:pPr>
      <w:r w:rsidRPr="00FC1BD9">
        <w:rPr>
          <w:rFonts w:ascii="Times New Roman" w:eastAsiaTheme="majorEastAsia" w:hAnsi="Times New Roman"/>
          <w:szCs w:val="21"/>
        </w:rPr>
        <w:t xml:space="preserve">[9] João F. Henriques, Rui </w:t>
      </w:r>
      <w:proofErr w:type="spellStart"/>
      <w:r w:rsidRPr="00FC1BD9">
        <w:rPr>
          <w:rFonts w:ascii="Times New Roman" w:eastAsiaTheme="majorEastAsia" w:hAnsi="Times New Roman"/>
          <w:szCs w:val="21"/>
        </w:rPr>
        <w:t>Caseiro</w:t>
      </w:r>
      <w:proofErr w:type="spellEnd"/>
      <w:r w:rsidRPr="00FC1BD9">
        <w:rPr>
          <w:rFonts w:ascii="Times New Roman" w:eastAsiaTheme="majorEastAsia" w:hAnsi="Times New Roman"/>
          <w:szCs w:val="21"/>
        </w:rPr>
        <w:t>, Pedro Martins, and Jorge Batista. High-Speed Tracking with Kernelized Correlation Filters. arXiv:1404.7584v3, 2014.</w:t>
      </w:r>
    </w:p>
    <w:p w14:paraId="000BB884"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szCs w:val="21"/>
        </w:rPr>
      </w:pPr>
      <w:r w:rsidRPr="00FC1BD9">
        <w:rPr>
          <w:rFonts w:ascii="Times New Roman" w:eastAsiaTheme="majorEastAsia" w:hAnsi="Times New Roman"/>
          <w:szCs w:val="21"/>
        </w:rPr>
        <w:t xml:space="preserve">[10] A. </w:t>
      </w:r>
      <w:proofErr w:type="spellStart"/>
      <w:r w:rsidRPr="00FC1BD9">
        <w:rPr>
          <w:rFonts w:ascii="Times New Roman" w:eastAsiaTheme="majorEastAsia" w:hAnsi="Times New Roman"/>
          <w:szCs w:val="21"/>
        </w:rPr>
        <w:t>Vedaldi</w:t>
      </w:r>
      <w:proofErr w:type="spellEnd"/>
      <w:r w:rsidRPr="00FC1BD9">
        <w:rPr>
          <w:rFonts w:ascii="Times New Roman" w:eastAsiaTheme="majorEastAsia" w:hAnsi="Times New Roman"/>
          <w:szCs w:val="21"/>
        </w:rPr>
        <w:t>, V. Gulshan, M. Varma, and A. Zisserman, “Multiple kernels for object detection,” in ICCV, 2009.</w:t>
      </w:r>
    </w:p>
    <w:p w14:paraId="5CB25454" w14:textId="187EAD00" w:rsidR="00815B31" w:rsidRPr="00FC1BD9" w:rsidRDefault="00815B31" w:rsidP="00815B31">
      <w:pPr>
        <w:autoSpaceDE w:val="0"/>
        <w:autoSpaceDN w:val="0"/>
        <w:adjustRightInd w:val="0"/>
        <w:spacing w:line="360" w:lineRule="auto"/>
        <w:jc w:val="left"/>
        <w:rPr>
          <w:rFonts w:ascii="Times New Roman" w:eastAsiaTheme="majorEastAsia" w:hAnsi="Times New Roman"/>
          <w:szCs w:val="21"/>
        </w:rPr>
      </w:pPr>
      <w:r w:rsidRPr="00FC1BD9">
        <w:rPr>
          <w:rFonts w:ascii="Times New Roman" w:eastAsiaTheme="majorEastAsia" w:hAnsi="Times New Roman"/>
          <w:szCs w:val="21"/>
        </w:rPr>
        <w:t xml:space="preserve">[11] D. S. </w:t>
      </w:r>
      <w:proofErr w:type="spellStart"/>
      <w:r w:rsidRPr="00FC1BD9">
        <w:rPr>
          <w:rFonts w:ascii="Times New Roman" w:eastAsiaTheme="majorEastAsia" w:hAnsi="Times New Roman"/>
          <w:szCs w:val="21"/>
        </w:rPr>
        <w:t>Bolme</w:t>
      </w:r>
      <w:proofErr w:type="spellEnd"/>
      <w:r w:rsidRPr="00FC1BD9">
        <w:rPr>
          <w:rFonts w:ascii="Times New Roman" w:eastAsiaTheme="majorEastAsia" w:hAnsi="Times New Roman"/>
          <w:szCs w:val="21"/>
        </w:rPr>
        <w:t>, J. R. Beveridge, B. A. Draper, and Y. M. Lui, “Visual object tracking using adaptive correlation filters,” in CVPR, 2010, pp. 2544–255.</w:t>
      </w:r>
    </w:p>
    <w:p w14:paraId="4059F315" w14:textId="77777777" w:rsidR="00815B31" w:rsidRPr="00FC1BD9" w:rsidRDefault="00815B31" w:rsidP="00815B31">
      <w:pPr>
        <w:spacing w:line="360" w:lineRule="auto"/>
        <w:jc w:val="left"/>
        <w:rPr>
          <w:rFonts w:ascii="Times New Roman" w:eastAsiaTheme="majorEastAsia" w:hAnsi="Times New Roman"/>
          <w:szCs w:val="21"/>
        </w:rPr>
      </w:pPr>
      <w:r w:rsidRPr="00FC1BD9">
        <w:rPr>
          <w:rFonts w:ascii="Times New Roman" w:eastAsiaTheme="majorEastAsia" w:hAnsi="Times New Roman"/>
          <w:szCs w:val="21"/>
        </w:rPr>
        <w:t>[12]</w:t>
      </w:r>
      <w:r w:rsidRPr="00FC1BD9">
        <w:rPr>
          <w:rFonts w:ascii="Times New Roman" w:eastAsiaTheme="majorEastAsia" w:hAnsi="Times New Roman"/>
          <w:szCs w:val="21"/>
        </w:rPr>
        <w:t>明宇</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基于视觉的植保无人机避障研究</w:t>
      </w:r>
      <w:r w:rsidRPr="00FC1BD9">
        <w:rPr>
          <w:rFonts w:ascii="Times New Roman" w:eastAsiaTheme="majorEastAsia" w:hAnsi="Times New Roman"/>
          <w:szCs w:val="21"/>
        </w:rPr>
        <w:t>[D].</w:t>
      </w:r>
      <w:r w:rsidRPr="00FC1BD9">
        <w:rPr>
          <w:rFonts w:ascii="Times New Roman" w:eastAsiaTheme="majorEastAsia" w:hAnsi="Times New Roman"/>
          <w:szCs w:val="21"/>
        </w:rPr>
        <w:t>沈阳理工大学</w:t>
      </w:r>
      <w:r w:rsidRPr="00FC1BD9">
        <w:rPr>
          <w:rFonts w:ascii="Times New Roman" w:eastAsiaTheme="majorEastAsia" w:hAnsi="Times New Roman"/>
          <w:szCs w:val="21"/>
        </w:rPr>
        <w:t>,2019.</w:t>
      </w:r>
    </w:p>
    <w:p w14:paraId="140ED800" w14:textId="038821A0" w:rsidR="009B6F45" w:rsidRPr="00FC1BD9" w:rsidRDefault="00815B31" w:rsidP="00815B31">
      <w:pPr>
        <w:spacing w:line="360" w:lineRule="auto"/>
        <w:jc w:val="left"/>
        <w:rPr>
          <w:rFonts w:ascii="Times New Roman" w:eastAsiaTheme="majorEastAsia" w:hAnsi="Times New Roman"/>
          <w:szCs w:val="21"/>
        </w:rPr>
      </w:pPr>
      <w:r w:rsidRPr="00FC1BD9">
        <w:rPr>
          <w:rFonts w:ascii="Times New Roman" w:eastAsiaTheme="majorEastAsia" w:hAnsi="Times New Roman"/>
          <w:szCs w:val="21"/>
        </w:rPr>
        <w:lastRenderedPageBreak/>
        <w:t>[13]</w:t>
      </w:r>
      <w:r w:rsidRPr="00FC1BD9">
        <w:rPr>
          <w:rFonts w:ascii="Times New Roman" w:eastAsiaTheme="majorEastAsia" w:hAnsi="Times New Roman"/>
          <w:szCs w:val="21"/>
        </w:rPr>
        <w:t>杨娟娟</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基于深度学习的农用无人机避障系统研究</w:t>
      </w:r>
      <w:r w:rsidRPr="00FC1BD9">
        <w:rPr>
          <w:rFonts w:ascii="Times New Roman" w:eastAsiaTheme="majorEastAsia" w:hAnsi="Times New Roman"/>
          <w:szCs w:val="21"/>
        </w:rPr>
        <w:t>[D].</w:t>
      </w:r>
      <w:r w:rsidRPr="00FC1BD9">
        <w:rPr>
          <w:rFonts w:ascii="Times New Roman" w:eastAsiaTheme="majorEastAsia" w:hAnsi="Times New Roman"/>
          <w:szCs w:val="21"/>
        </w:rPr>
        <w:t>甘肃农业大学</w:t>
      </w:r>
      <w:r w:rsidRPr="00FC1BD9">
        <w:rPr>
          <w:rFonts w:ascii="Times New Roman" w:eastAsiaTheme="majorEastAsia" w:hAnsi="Times New Roman"/>
          <w:szCs w:val="21"/>
        </w:rPr>
        <w:t>,2019.</w:t>
      </w:r>
    </w:p>
    <w:sectPr w:rsidR="009B6F45" w:rsidRPr="00FC1BD9" w:rsidSect="00EE1578">
      <w:headerReference w:type="default" r:id="rId26"/>
      <w:footerReference w:type="default" r:id="rId27"/>
      <w:headerReference w:type="first" r:id="rId28"/>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B9BDDB" w14:textId="77777777" w:rsidR="008459E4" w:rsidRDefault="008459E4">
      <w:r>
        <w:separator/>
      </w:r>
    </w:p>
  </w:endnote>
  <w:endnote w:type="continuationSeparator" w:id="0">
    <w:p w14:paraId="22D55A55" w14:textId="77777777" w:rsidR="008459E4" w:rsidRDefault="008459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9BD03" w14:textId="3870B6E3" w:rsidR="00B30DB0" w:rsidRDefault="00B30DB0">
    <w:pPr>
      <w:pStyle w:val="a8"/>
      <w:jc w:val="center"/>
    </w:pPr>
    <w:r>
      <w:fldChar w:fldCharType="begin"/>
    </w:r>
    <w:r>
      <w:instrText>PAGE   \* MERGEFORMAT</w:instrText>
    </w:r>
    <w:r>
      <w:fldChar w:fldCharType="separate"/>
    </w:r>
    <w:r w:rsidR="00094C30" w:rsidRPr="00094C30">
      <w:rPr>
        <w:noProof/>
        <w:lang w:val="zh-CN"/>
      </w:rPr>
      <w:t>5</w:t>
    </w:r>
    <w:r>
      <w:fldChar w:fldCharType="end"/>
    </w:r>
  </w:p>
  <w:p w14:paraId="6524F660" w14:textId="77777777" w:rsidR="00B30DB0" w:rsidRDefault="00B30DB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FCD9E2" w14:textId="77777777" w:rsidR="008459E4" w:rsidRDefault="008459E4">
      <w:r>
        <w:separator/>
      </w:r>
    </w:p>
  </w:footnote>
  <w:footnote w:type="continuationSeparator" w:id="0">
    <w:p w14:paraId="6278FAED" w14:textId="77777777" w:rsidR="008459E4" w:rsidRDefault="008459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DFBE8" w14:textId="55D83645" w:rsidR="00B30DB0" w:rsidRPr="00C51C04" w:rsidRDefault="00C51C04" w:rsidP="009D7587">
    <w:pPr>
      <w:spacing w:line="360" w:lineRule="auto"/>
      <w:jc w:val="center"/>
      <w:rPr>
        <w:rFonts w:asciiTheme="majorEastAsia" w:eastAsiaTheme="majorEastAsia" w:hAnsiTheme="majorEastAsia"/>
        <w:szCs w:val="21"/>
      </w:rPr>
    </w:pPr>
    <w:r w:rsidRPr="00C51C04">
      <w:rPr>
        <w:rFonts w:ascii="Times New Roman" w:eastAsiaTheme="majorEastAsia" w:hAnsi="Times New Roman"/>
        <w:szCs w:val="21"/>
      </w:rPr>
      <w:t>基于</w:t>
    </w:r>
    <w:r w:rsidRPr="00C51C04">
      <w:rPr>
        <w:rFonts w:ascii="Times New Roman" w:eastAsiaTheme="majorEastAsia" w:hAnsi="Times New Roman"/>
        <w:szCs w:val="21"/>
      </w:rPr>
      <w:t>YOLOv4</w:t>
    </w:r>
    <w:r w:rsidRPr="00C51C04">
      <w:rPr>
        <w:rFonts w:ascii="Times New Roman" w:eastAsiaTheme="majorEastAsia" w:hAnsi="Times New Roman"/>
        <w:szCs w:val="21"/>
      </w:rPr>
      <w:t>与</w:t>
    </w:r>
    <w:r w:rsidRPr="00C51C04">
      <w:rPr>
        <w:rFonts w:ascii="Times New Roman" w:eastAsiaTheme="majorEastAsia" w:hAnsi="Times New Roman"/>
        <w:szCs w:val="21"/>
      </w:rPr>
      <w:t>KCF</w:t>
    </w:r>
    <w:r w:rsidRPr="00C51C04">
      <w:rPr>
        <w:rFonts w:ascii="Times New Roman" w:eastAsiaTheme="majorEastAsia" w:hAnsi="Times New Roman"/>
        <w:szCs w:val="21"/>
      </w:rPr>
      <w:t>的无人机飞行障碍精准识别与实时跟踪研究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2D616" w14:textId="334660B6" w:rsidR="00B30DB0" w:rsidRPr="00C51C04" w:rsidRDefault="00C51C04" w:rsidP="00794E5E">
    <w:pPr>
      <w:spacing w:line="360" w:lineRule="auto"/>
      <w:jc w:val="center"/>
      <w:rPr>
        <w:rFonts w:ascii="Times New Roman" w:eastAsiaTheme="majorEastAsia" w:hAnsi="Times New Roman"/>
        <w:szCs w:val="21"/>
      </w:rPr>
    </w:pPr>
    <w:r w:rsidRPr="00C51C04">
      <w:rPr>
        <w:rFonts w:ascii="Times New Roman" w:eastAsiaTheme="majorEastAsia" w:hAnsi="Times New Roman"/>
        <w:szCs w:val="21"/>
      </w:rPr>
      <w:t>基于</w:t>
    </w:r>
    <w:r w:rsidRPr="00C51C04">
      <w:rPr>
        <w:rFonts w:ascii="Times New Roman" w:eastAsiaTheme="majorEastAsia" w:hAnsi="Times New Roman"/>
        <w:szCs w:val="21"/>
      </w:rPr>
      <w:t>YOLOv4</w:t>
    </w:r>
    <w:r w:rsidRPr="00C51C04">
      <w:rPr>
        <w:rFonts w:ascii="Times New Roman" w:eastAsiaTheme="majorEastAsia" w:hAnsi="Times New Roman"/>
        <w:szCs w:val="21"/>
      </w:rPr>
      <w:t>与</w:t>
    </w:r>
    <w:r w:rsidRPr="00C51C04">
      <w:rPr>
        <w:rFonts w:ascii="Times New Roman" w:eastAsiaTheme="majorEastAsia" w:hAnsi="Times New Roman"/>
        <w:szCs w:val="21"/>
      </w:rPr>
      <w:t>KCF</w:t>
    </w:r>
    <w:r w:rsidRPr="00C51C04">
      <w:rPr>
        <w:rFonts w:ascii="Times New Roman" w:eastAsiaTheme="majorEastAsia" w:hAnsi="Times New Roman"/>
        <w:szCs w:val="21"/>
      </w:rPr>
      <w:t>的无人机飞行障碍精准识别与实时跟踪研究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20377"/>
    <w:multiLevelType w:val="hybridMultilevel"/>
    <w:tmpl w:val="041AA120"/>
    <w:lvl w:ilvl="0" w:tplc="5274A3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2B41EF8"/>
    <w:multiLevelType w:val="hybridMultilevel"/>
    <w:tmpl w:val="7AD0DA20"/>
    <w:lvl w:ilvl="0" w:tplc="CAAA5A12">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1C60D0"/>
    <w:multiLevelType w:val="hybridMultilevel"/>
    <w:tmpl w:val="16C4C73E"/>
    <w:lvl w:ilvl="0" w:tplc="185245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8AF448E"/>
    <w:multiLevelType w:val="hybridMultilevel"/>
    <w:tmpl w:val="F70899BE"/>
    <w:lvl w:ilvl="0" w:tplc="CAAA5A1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EAA3210"/>
    <w:multiLevelType w:val="hybridMultilevel"/>
    <w:tmpl w:val="54C44AA0"/>
    <w:lvl w:ilvl="0" w:tplc="0360CE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61B899E"/>
    <w:multiLevelType w:val="multilevel"/>
    <w:tmpl w:val="E43C8C8A"/>
    <w:lvl w:ilvl="0">
      <w:start w:val="1"/>
      <w:numFmt w:val="decimal"/>
      <w:pStyle w:val="1"/>
      <w:lvlText w:val="%1."/>
      <w:lvlJc w:val="left"/>
      <w:pPr>
        <w:tabs>
          <w:tab w:val="num" w:pos="432"/>
        </w:tabs>
        <w:ind w:left="0" w:firstLine="0"/>
      </w:pPr>
      <w:rPr>
        <w:rFonts w:hint="default"/>
      </w:rPr>
    </w:lvl>
    <w:lvl w:ilvl="1">
      <w:start w:val="1"/>
      <w:numFmt w:val="decimal"/>
      <w:pStyle w:val="2"/>
      <w:lvlText w:val="%1.%2."/>
      <w:lvlJc w:val="left"/>
      <w:pPr>
        <w:tabs>
          <w:tab w:val="num" w:pos="575"/>
        </w:tabs>
        <w:ind w:left="0" w:firstLine="0"/>
      </w:pPr>
      <w:rPr>
        <w:rFonts w:hint="default"/>
      </w:rPr>
    </w:lvl>
    <w:lvl w:ilvl="2">
      <w:start w:val="1"/>
      <w:numFmt w:val="decimal"/>
      <w:pStyle w:val="3"/>
      <w:lvlText w:val="%1.%2.%3."/>
      <w:lvlJc w:val="left"/>
      <w:pPr>
        <w:tabs>
          <w:tab w:val="num" w:pos="720"/>
        </w:tabs>
        <w:ind w:left="0" w:firstLine="0"/>
      </w:pPr>
      <w:rPr>
        <w:rFonts w:ascii="Times New Roman" w:eastAsia="宋体" w:hAnsi="Times New Roman" w:cs="Times New Roman" w:hint="default"/>
      </w:rPr>
    </w:lvl>
    <w:lvl w:ilvl="3">
      <w:start w:val="1"/>
      <w:numFmt w:val="decimal"/>
      <w:pStyle w:val="4"/>
      <w:lvlText w:val="%1.%2.%3.%4."/>
      <w:lvlJc w:val="left"/>
      <w:pPr>
        <w:tabs>
          <w:tab w:val="num" w:pos="864"/>
        </w:tabs>
        <w:ind w:left="0" w:firstLine="0"/>
      </w:pPr>
      <w:rPr>
        <w:rFonts w:asciiTheme="minorEastAsia" w:eastAsia="宋体" w:hAnsiTheme="minorEastAsia"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1"/>
        </w:tabs>
        <w:ind w:left="1151" w:hanging="1151"/>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3"/>
        </w:tabs>
        <w:ind w:left="1583" w:hanging="1583"/>
      </w:pPr>
      <w:rPr>
        <w:rFonts w:hint="default"/>
      </w:rPr>
    </w:lvl>
  </w:abstractNum>
  <w:abstractNum w:abstractNumId="6" w15:restartNumberingAfterBreak="0">
    <w:nsid w:val="64DE5526"/>
    <w:multiLevelType w:val="hybridMultilevel"/>
    <w:tmpl w:val="EB12B3F4"/>
    <w:lvl w:ilvl="0" w:tplc="CAAA5A12">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7F74A5E"/>
    <w:multiLevelType w:val="multilevel"/>
    <w:tmpl w:val="0409001D"/>
    <w:styleLink w:val="20"/>
    <w:lvl w:ilvl="0">
      <w:start w:val="4"/>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CD613D9"/>
    <w:multiLevelType w:val="hybridMultilevel"/>
    <w:tmpl w:val="F70899BE"/>
    <w:lvl w:ilvl="0" w:tplc="CAAA5A1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AD20EE4"/>
    <w:multiLevelType w:val="hybridMultilevel"/>
    <w:tmpl w:val="09822E3A"/>
    <w:lvl w:ilvl="0" w:tplc="F8BA9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8"/>
  </w:num>
  <w:num w:numId="4">
    <w:abstractNumId w:val="3"/>
  </w:num>
  <w:num w:numId="5">
    <w:abstractNumId w:val="1"/>
  </w:num>
  <w:num w:numId="6">
    <w:abstractNumId w:val="6"/>
  </w:num>
  <w:num w:numId="7">
    <w:abstractNumId w:val="2"/>
  </w:num>
  <w:num w:numId="8">
    <w:abstractNumId w:val="4"/>
  </w:num>
  <w:num w:numId="9">
    <w:abstractNumId w:val="0"/>
  </w:num>
  <w:num w:numId="10">
    <w:abstractNumId w:val="5"/>
  </w:num>
  <w:num w:numId="11">
    <w:abstractNumId w:val="5"/>
  </w:num>
  <w:num w:numId="12">
    <w:abstractNumId w:val="5"/>
  </w:num>
  <w:num w:numId="13">
    <w:abstractNumId w:val="5"/>
  </w:num>
  <w:num w:numId="14">
    <w:abstractNumId w:val="5"/>
  </w:num>
  <w:num w:numId="15">
    <w:abstractNumId w:val="9"/>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ihw">
    <w15:presenceInfo w15:providerId="None" w15:userId="shih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66E2"/>
    <w:rsid w:val="000015BC"/>
    <w:rsid w:val="00001F4B"/>
    <w:rsid w:val="00007839"/>
    <w:rsid w:val="000164AB"/>
    <w:rsid w:val="000231FA"/>
    <w:rsid w:val="0003075C"/>
    <w:rsid w:val="00033219"/>
    <w:rsid w:val="00034034"/>
    <w:rsid w:val="000345C8"/>
    <w:rsid w:val="00037595"/>
    <w:rsid w:val="00041CD6"/>
    <w:rsid w:val="00042D0E"/>
    <w:rsid w:val="00043285"/>
    <w:rsid w:val="00055878"/>
    <w:rsid w:val="00057192"/>
    <w:rsid w:val="00065ED4"/>
    <w:rsid w:val="000667A3"/>
    <w:rsid w:val="0007021C"/>
    <w:rsid w:val="00070815"/>
    <w:rsid w:val="00071D1D"/>
    <w:rsid w:val="000763B5"/>
    <w:rsid w:val="000778B9"/>
    <w:rsid w:val="00082812"/>
    <w:rsid w:val="00094C30"/>
    <w:rsid w:val="0009645F"/>
    <w:rsid w:val="000A33A4"/>
    <w:rsid w:val="000A3A41"/>
    <w:rsid w:val="000A5F30"/>
    <w:rsid w:val="000A70BA"/>
    <w:rsid w:val="000B1DC5"/>
    <w:rsid w:val="000B2721"/>
    <w:rsid w:val="000B29D2"/>
    <w:rsid w:val="000C10C5"/>
    <w:rsid w:val="000C3988"/>
    <w:rsid w:val="000D2AD0"/>
    <w:rsid w:val="000D31D8"/>
    <w:rsid w:val="000E11D1"/>
    <w:rsid w:val="000E3923"/>
    <w:rsid w:val="000E497F"/>
    <w:rsid w:val="000E4983"/>
    <w:rsid w:val="000F48ED"/>
    <w:rsid w:val="0010126B"/>
    <w:rsid w:val="00104C19"/>
    <w:rsid w:val="00105A76"/>
    <w:rsid w:val="00106C20"/>
    <w:rsid w:val="0011209C"/>
    <w:rsid w:val="00114104"/>
    <w:rsid w:val="00131AB6"/>
    <w:rsid w:val="001349B7"/>
    <w:rsid w:val="0013591A"/>
    <w:rsid w:val="0014351A"/>
    <w:rsid w:val="001441C6"/>
    <w:rsid w:val="00146214"/>
    <w:rsid w:val="001530BF"/>
    <w:rsid w:val="00157304"/>
    <w:rsid w:val="00160543"/>
    <w:rsid w:val="0016073F"/>
    <w:rsid w:val="00160761"/>
    <w:rsid w:val="00163F4A"/>
    <w:rsid w:val="001643DE"/>
    <w:rsid w:val="001653AE"/>
    <w:rsid w:val="001665F7"/>
    <w:rsid w:val="00166E9F"/>
    <w:rsid w:val="00170509"/>
    <w:rsid w:val="00180183"/>
    <w:rsid w:val="00183345"/>
    <w:rsid w:val="0019158D"/>
    <w:rsid w:val="00192515"/>
    <w:rsid w:val="00193D0F"/>
    <w:rsid w:val="00194732"/>
    <w:rsid w:val="001A0BE3"/>
    <w:rsid w:val="001A3A0B"/>
    <w:rsid w:val="001A476A"/>
    <w:rsid w:val="001A477D"/>
    <w:rsid w:val="001B20D4"/>
    <w:rsid w:val="001B3450"/>
    <w:rsid w:val="001B4A10"/>
    <w:rsid w:val="001C278A"/>
    <w:rsid w:val="001D5CD1"/>
    <w:rsid w:val="001D74DA"/>
    <w:rsid w:val="001D7CBB"/>
    <w:rsid w:val="001E531A"/>
    <w:rsid w:val="001F3130"/>
    <w:rsid w:val="001F4453"/>
    <w:rsid w:val="001F5000"/>
    <w:rsid w:val="001F5DBE"/>
    <w:rsid w:val="00202D3B"/>
    <w:rsid w:val="0020500D"/>
    <w:rsid w:val="00205199"/>
    <w:rsid w:val="002059F4"/>
    <w:rsid w:val="002061F5"/>
    <w:rsid w:val="00206D90"/>
    <w:rsid w:val="00211DCD"/>
    <w:rsid w:val="00212949"/>
    <w:rsid w:val="00212EF3"/>
    <w:rsid w:val="00213B8A"/>
    <w:rsid w:val="00215053"/>
    <w:rsid w:val="00217FA3"/>
    <w:rsid w:val="0022323C"/>
    <w:rsid w:val="002264E6"/>
    <w:rsid w:val="00227614"/>
    <w:rsid w:val="0023106E"/>
    <w:rsid w:val="002330D0"/>
    <w:rsid w:val="00233566"/>
    <w:rsid w:val="00235F81"/>
    <w:rsid w:val="00237E7A"/>
    <w:rsid w:val="0024119F"/>
    <w:rsid w:val="002416D5"/>
    <w:rsid w:val="002466E2"/>
    <w:rsid w:val="0025054D"/>
    <w:rsid w:val="002507A6"/>
    <w:rsid w:val="00251591"/>
    <w:rsid w:val="002533FC"/>
    <w:rsid w:val="002543C0"/>
    <w:rsid w:val="0026441B"/>
    <w:rsid w:val="002663BD"/>
    <w:rsid w:val="002708D1"/>
    <w:rsid w:val="002710F9"/>
    <w:rsid w:val="00275DCF"/>
    <w:rsid w:val="0027661D"/>
    <w:rsid w:val="0028048C"/>
    <w:rsid w:val="0028328E"/>
    <w:rsid w:val="00285090"/>
    <w:rsid w:val="0028656A"/>
    <w:rsid w:val="00291AA7"/>
    <w:rsid w:val="00291F07"/>
    <w:rsid w:val="00294361"/>
    <w:rsid w:val="00295701"/>
    <w:rsid w:val="00295FFA"/>
    <w:rsid w:val="00297D9B"/>
    <w:rsid w:val="002A2262"/>
    <w:rsid w:val="002A45B2"/>
    <w:rsid w:val="002B304D"/>
    <w:rsid w:val="002B4C4F"/>
    <w:rsid w:val="002B58DF"/>
    <w:rsid w:val="002B59D3"/>
    <w:rsid w:val="002C3139"/>
    <w:rsid w:val="002C381C"/>
    <w:rsid w:val="002C56EE"/>
    <w:rsid w:val="002C584F"/>
    <w:rsid w:val="002D0201"/>
    <w:rsid w:val="002D385B"/>
    <w:rsid w:val="002D42F9"/>
    <w:rsid w:val="002E2B72"/>
    <w:rsid w:val="002E3196"/>
    <w:rsid w:val="002E62DA"/>
    <w:rsid w:val="002E6BFB"/>
    <w:rsid w:val="002F0CC0"/>
    <w:rsid w:val="002F3264"/>
    <w:rsid w:val="00300691"/>
    <w:rsid w:val="0030418B"/>
    <w:rsid w:val="00312880"/>
    <w:rsid w:val="00313094"/>
    <w:rsid w:val="003211CF"/>
    <w:rsid w:val="00336D92"/>
    <w:rsid w:val="003416B0"/>
    <w:rsid w:val="00342D11"/>
    <w:rsid w:val="003443EF"/>
    <w:rsid w:val="00347C84"/>
    <w:rsid w:val="003518FA"/>
    <w:rsid w:val="0035377B"/>
    <w:rsid w:val="00363351"/>
    <w:rsid w:val="00363D1D"/>
    <w:rsid w:val="00366FA8"/>
    <w:rsid w:val="00370E9E"/>
    <w:rsid w:val="00371E36"/>
    <w:rsid w:val="003734CA"/>
    <w:rsid w:val="0037495F"/>
    <w:rsid w:val="0037565D"/>
    <w:rsid w:val="00375BCB"/>
    <w:rsid w:val="00385DB9"/>
    <w:rsid w:val="00387BFB"/>
    <w:rsid w:val="00387F00"/>
    <w:rsid w:val="0039045B"/>
    <w:rsid w:val="00392189"/>
    <w:rsid w:val="00394B35"/>
    <w:rsid w:val="00394B44"/>
    <w:rsid w:val="003A003E"/>
    <w:rsid w:val="003A2274"/>
    <w:rsid w:val="003A5279"/>
    <w:rsid w:val="003B52B9"/>
    <w:rsid w:val="003B5D83"/>
    <w:rsid w:val="003C4A16"/>
    <w:rsid w:val="003D3848"/>
    <w:rsid w:val="003F45F9"/>
    <w:rsid w:val="003F579B"/>
    <w:rsid w:val="003F5F53"/>
    <w:rsid w:val="003F6392"/>
    <w:rsid w:val="00400252"/>
    <w:rsid w:val="00400F77"/>
    <w:rsid w:val="00404487"/>
    <w:rsid w:val="0040716A"/>
    <w:rsid w:val="004138F9"/>
    <w:rsid w:val="00415901"/>
    <w:rsid w:val="00423A26"/>
    <w:rsid w:val="00427C13"/>
    <w:rsid w:val="004303F2"/>
    <w:rsid w:val="00432659"/>
    <w:rsid w:val="00434A17"/>
    <w:rsid w:val="00441E2B"/>
    <w:rsid w:val="0044214F"/>
    <w:rsid w:val="0044284D"/>
    <w:rsid w:val="00443A0A"/>
    <w:rsid w:val="00443A38"/>
    <w:rsid w:val="004505F8"/>
    <w:rsid w:val="004544AF"/>
    <w:rsid w:val="00455473"/>
    <w:rsid w:val="00456319"/>
    <w:rsid w:val="004577DD"/>
    <w:rsid w:val="00463D75"/>
    <w:rsid w:val="004643BE"/>
    <w:rsid w:val="00466593"/>
    <w:rsid w:val="0046779E"/>
    <w:rsid w:val="00470D3E"/>
    <w:rsid w:val="00474714"/>
    <w:rsid w:val="00477BF6"/>
    <w:rsid w:val="004808F1"/>
    <w:rsid w:val="004866A6"/>
    <w:rsid w:val="00490722"/>
    <w:rsid w:val="00491558"/>
    <w:rsid w:val="004948D6"/>
    <w:rsid w:val="004A360E"/>
    <w:rsid w:val="004B268B"/>
    <w:rsid w:val="004B4D7A"/>
    <w:rsid w:val="004B5398"/>
    <w:rsid w:val="004D04E3"/>
    <w:rsid w:val="004D11A9"/>
    <w:rsid w:val="004D11FB"/>
    <w:rsid w:val="004D5223"/>
    <w:rsid w:val="004E0F16"/>
    <w:rsid w:val="004E316F"/>
    <w:rsid w:val="004F0B0C"/>
    <w:rsid w:val="004F25E7"/>
    <w:rsid w:val="004F5F63"/>
    <w:rsid w:val="004F7BFF"/>
    <w:rsid w:val="00505E29"/>
    <w:rsid w:val="00506389"/>
    <w:rsid w:val="00506AA0"/>
    <w:rsid w:val="00507165"/>
    <w:rsid w:val="00510F2B"/>
    <w:rsid w:val="00516895"/>
    <w:rsid w:val="005213F5"/>
    <w:rsid w:val="00522102"/>
    <w:rsid w:val="0052349F"/>
    <w:rsid w:val="00534244"/>
    <w:rsid w:val="0053662F"/>
    <w:rsid w:val="00536F2B"/>
    <w:rsid w:val="00542D78"/>
    <w:rsid w:val="0054444B"/>
    <w:rsid w:val="00545E38"/>
    <w:rsid w:val="0055072D"/>
    <w:rsid w:val="005507CC"/>
    <w:rsid w:val="0055538A"/>
    <w:rsid w:val="00557BDF"/>
    <w:rsid w:val="00557DC4"/>
    <w:rsid w:val="00560F8D"/>
    <w:rsid w:val="005621FB"/>
    <w:rsid w:val="005640EA"/>
    <w:rsid w:val="00572383"/>
    <w:rsid w:val="00575353"/>
    <w:rsid w:val="00576989"/>
    <w:rsid w:val="0058459F"/>
    <w:rsid w:val="005847B5"/>
    <w:rsid w:val="00584FC2"/>
    <w:rsid w:val="005866A1"/>
    <w:rsid w:val="00587780"/>
    <w:rsid w:val="00587C50"/>
    <w:rsid w:val="005958D5"/>
    <w:rsid w:val="00597707"/>
    <w:rsid w:val="005A13DF"/>
    <w:rsid w:val="005A16F5"/>
    <w:rsid w:val="005A1BB7"/>
    <w:rsid w:val="005B0C82"/>
    <w:rsid w:val="005B0DC9"/>
    <w:rsid w:val="005B0E26"/>
    <w:rsid w:val="005B186A"/>
    <w:rsid w:val="005B2B11"/>
    <w:rsid w:val="005C5F59"/>
    <w:rsid w:val="005C70A1"/>
    <w:rsid w:val="005C796F"/>
    <w:rsid w:val="005D03BD"/>
    <w:rsid w:val="005D062A"/>
    <w:rsid w:val="005D3865"/>
    <w:rsid w:val="005D4B2E"/>
    <w:rsid w:val="005D56C3"/>
    <w:rsid w:val="005D6B08"/>
    <w:rsid w:val="005D6C65"/>
    <w:rsid w:val="005E1BAE"/>
    <w:rsid w:val="005E568C"/>
    <w:rsid w:val="005E5F5E"/>
    <w:rsid w:val="005E7C54"/>
    <w:rsid w:val="005F0151"/>
    <w:rsid w:val="005F7881"/>
    <w:rsid w:val="00606B67"/>
    <w:rsid w:val="006072A6"/>
    <w:rsid w:val="00607ED2"/>
    <w:rsid w:val="00611452"/>
    <w:rsid w:val="00614004"/>
    <w:rsid w:val="00623E03"/>
    <w:rsid w:val="006250D6"/>
    <w:rsid w:val="00630FBA"/>
    <w:rsid w:val="006359F7"/>
    <w:rsid w:val="0064056E"/>
    <w:rsid w:val="0064239C"/>
    <w:rsid w:val="00642463"/>
    <w:rsid w:val="00646A58"/>
    <w:rsid w:val="00647F34"/>
    <w:rsid w:val="00654ACE"/>
    <w:rsid w:val="0065521C"/>
    <w:rsid w:val="006564DF"/>
    <w:rsid w:val="006663AF"/>
    <w:rsid w:val="00666D22"/>
    <w:rsid w:val="00667C53"/>
    <w:rsid w:val="006727A4"/>
    <w:rsid w:val="00674F99"/>
    <w:rsid w:val="00680450"/>
    <w:rsid w:val="00682241"/>
    <w:rsid w:val="006829F4"/>
    <w:rsid w:val="006876A6"/>
    <w:rsid w:val="006879CC"/>
    <w:rsid w:val="006936D8"/>
    <w:rsid w:val="006958B8"/>
    <w:rsid w:val="00697877"/>
    <w:rsid w:val="006A197E"/>
    <w:rsid w:val="006A2221"/>
    <w:rsid w:val="006A6997"/>
    <w:rsid w:val="006A7792"/>
    <w:rsid w:val="006B5A6D"/>
    <w:rsid w:val="006B5C0F"/>
    <w:rsid w:val="006B67DA"/>
    <w:rsid w:val="006C20F5"/>
    <w:rsid w:val="006C4137"/>
    <w:rsid w:val="006C576E"/>
    <w:rsid w:val="006C5786"/>
    <w:rsid w:val="006D67C7"/>
    <w:rsid w:val="006E6B54"/>
    <w:rsid w:val="007008CE"/>
    <w:rsid w:val="00701483"/>
    <w:rsid w:val="00701ED0"/>
    <w:rsid w:val="00702031"/>
    <w:rsid w:val="00705BC5"/>
    <w:rsid w:val="007061F9"/>
    <w:rsid w:val="00706DDA"/>
    <w:rsid w:val="00711285"/>
    <w:rsid w:val="007244CC"/>
    <w:rsid w:val="00726DAA"/>
    <w:rsid w:val="00727577"/>
    <w:rsid w:val="007422BF"/>
    <w:rsid w:val="00746646"/>
    <w:rsid w:val="00746EC3"/>
    <w:rsid w:val="00746ED9"/>
    <w:rsid w:val="007538A4"/>
    <w:rsid w:val="007570BF"/>
    <w:rsid w:val="0076125F"/>
    <w:rsid w:val="00766598"/>
    <w:rsid w:val="00771549"/>
    <w:rsid w:val="007734A5"/>
    <w:rsid w:val="00783F92"/>
    <w:rsid w:val="007875B5"/>
    <w:rsid w:val="007936DA"/>
    <w:rsid w:val="00793B07"/>
    <w:rsid w:val="00794E5E"/>
    <w:rsid w:val="007951ED"/>
    <w:rsid w:val="00797C1C"/>
    <w:rsid w:val="007A19A4"/>
    <w:rsid w:val="007A2A30"/>
    <w:rsid w:val="007A31B4"/>
    <w:rsid w:val="007A60A6"/>
    <w:rsid w:val="007A719C"/>
    <w:rsid w:val="007B21C2"/>
    <w:rsid w:val="007B652E"/>
    <w:rsid w:val="007B66CC"/>
    <w:rsid w:val="007B791B"/>
    <w:rsid w:val="007D08AC"/>
    <w:rsid w:val="007E003E"/>
    <w:rsid w:val="007E1C77"/>
    <w:rsid w:val="007E2C1B"/>
    <w:rsid w:val="007E3F96"/>
    <w:rsid w:val="007F08CE"/>
    <w:rsid w:val="007F3171"/>
    <w:rsid w:val="007F786B"/>
    <w:rsid w:val="0080570D"/>
    <w:rsid w:val="008107E2"/>
    <w:rsid w:val="00813B0F"/>
    <w:rsid w:val="00815B31"/>
    <w:rsid w:val="008168C5"/>
    <w:rsid w:val="008200DB"/>
    <w:rsid w:val="00820D20"/>
    <w:rsid w:val="00827009"/>
    <w:rsid w:val="00827FDF"/>
    <w:rsid w:val="008369F1"/>
    <w:rsid w:val="00836DEB"/>
    <w:rsid w:val="00837F3A"/>
    <w:rsid w:val="008401E1"/>
    <w:rsid w:val="008450D1"/>
    <w:rsid w:val="008459E4"/>
    <w:rsid w:val="00850881"/>
    <w:rsid w:val="008542F9"/>
    <w:rsid w:val="00855720"/>
    <w:rsid w:val="008609C2"/>
    <w:rsid w:val="00862154"/>
    <w:rsid w:val="00862DE2"/>
    <w:rsid w:val="008640B7"/>
    <w:rsid w:val="00867E01"/>
    <w:rsid w:val="0087552E"/>
    <w:rsid w:val="00876105"/>
    <w:rsid w:val="00877181"/>
    <w:rsid w:val="008777D1"/>
    <w:rsid w:val="008A5A7B"/>
    <w:rsid w:val="008B1991"/>
    <w:rsid w:val="008B33FE"/>
    <w:rsid w:val="008B3B07"/>
    <w:rsid w:val="008B3C81"/>
    <w:rsid w:val="008B488A"/>
    <w:rsid w:val="008B5BEB"/>
    <w:rsid w:val="008B605B"/>
    <w:rsid w:val="008B61F8"/>
    <w:rsid w:val="008B7711"/>
    <w:rsid w:val="008B7F7A"/>
    <w:rsid w:val="008D0D0B"/>
    <w:rsid w:val="008D4942"/>
    <w:rsid w:val="008D7037"/>
    <w:rsid w:val="008E35DB"/>
    <w:rsid w:val="008E48CF"/>
    <w:rsid w:val="008F2771"/>
    <w:rsid w:val="008F5ACA"/>
    <w:rsid w:val="008F6A82"/>
    <w:rsid w:val="00900154"/>
    <w:rsid w:val="00900AD9"/>
    <w:rsid w:val="0090141B"/>
    <w:rsid w:val="00904598"/>
    <w:rsid w:val="00904E61"/>
    <w:rsid w:val="00910DDE"/>
    <w:rsid w:val="0091670D"/>
    <w:rsid w:val="009169CE"/>
    <w:rsid w:val="00916A4F"/>
    <w:rsid w:val="0091715F"/>
    <w:rsid w:val="009173B0"/>
    <w:rsid w:val="00920889"/>
    <w:rsid w:val="00921591"/>
    <w:rsid w:val="00930FF0"/>
    <w:rsid w:val="009340DA"/>
    <w:rsid w:val="00940175"/>
    <w:rsid w:val="00941ABC"/>
    <w:rsid w:val="0094538B"/>
    <w:rsid w:val="0094681C"/>
    <w:rsid w:val="00957CB3"/>
    <w:rsid w:val="00961DCA"/>
    <w:rsid w:val="0096241B"/>
    <w:rsid w:val="00965247"/>
    <w:rsid w:val="009738CC"/>
    <w:rsid w:val="0097462A"/>
    <w:rsid w:val="009761CA"/>
    <w:rsid w:val="009769D4"/>
    <w:rsid w:val="009830DB"/>
    <w:rsid w:val="00986A50"/>
    <w:rsid w:val="00986E45"/>
    <w:rsid w:val="0099029E"/>
    <w:rsid w:val="00990C44"/>
    <w:rsid w:val="00990CFC"/>
    <w:rsid w:val="00991DFC"/>
    <w:rsid w:val="00994456"/>
    <w:rsid w:val="009A33BE"/>
    <w:rsid w:val="009A5480"/>
    <w:rsid w:val="009A5A01"/>
    <w:rsid w:val="009B00A3"/>
    <w:rsid w:val="009B6F45"/>
    <w:rsid w:val="009B7855"/>
    <w:rsid w:val="009B7A19"/>
    <w:rsid w:val="009C0A43"/>
    <w:rsid w:val="009C561C"/>
    <w:rsid w:val="009C63D4"/>
    <w:rsid w:val="009D0FE8"/>
    <w:rsid w:val="009D25AE"/>
    <w:rsid w:val="009D417E"/>
    <w:rsid w:val="009D4E64"/>
    <w:rsid w:val="009D7587"/>
    <w:rsid w:val="009D7B63"/>
    <w:rsid w:val="00A001F6"/>
    <w:rsid w:val="00A02117"/>
    <w:rsid w:val="00A0276E"/>
    <w:rsid w:val="00A03414"/>
    <w:rsid w:val="00A129DB"/>
    <w:rsid w:val="00A20435"/>
    <w:rsid w:val="00A2049F"/>
    <w:rsid w:val="00A23C74"/>
    <w:rsid w:val="00A25D21"/>
    <w:rsid w:val="00A27EE7"/>
    <w:rsid w:val="00A30716"/>
    <w:rsid w:val="00A35FCF"/>
    <w:rsid w:val="00A36F80"/>
    <w:rsid w:val="00A408DD"/>
    <w:rsid w:val="00A43C96"/>
    <w:rsid w:val="00A473E7"/>
    <w:rsid w:val="00A50353"/>
    <w:rsid w:val="00A518E1"/>
    <w:rsid w:val="00A51CC9"/>
    <w:rsid w:val="00A5265B"/>
    <w:rsid w:val="00A5709D"/>
    <w:rsid w:val="00A65FFC"/>
    <w:rsid w:val="00A66A45"/>
    <w:rsid w:val="00A677E1"/>
    <w:rsid w:val="00A67C0B"/>
    <w:rsid w:val="00A7251F"/>
    <w:rsid w:val="00A75C95"/>
    <w:rsid w:val="00A76C5E"/>
    <w:rsid w:val="00A844E8"/>
    <w:rsid w:val="00A86C7F"/>
    <w:rsid w:val="00A917B1"/>
    <w:rsid w:val="00A93AFD"/>
    <w:rsid w:val="00A955C7"/>
    <w:rsid w:val="00A9795F"/>
    <w:rsid w:val="00AA1AA0"/>
    <w:rsid w:val="00AA2E7A"/>
    <w:rsid w:val="00AA3218"/>
    <w:rsid w:val="00AA4AE2"/>
    <w:rsid w:val="00AB2527"/>
    <w:rsid w:val="00AB668A"/>
    <w:rsid w:val="00AB69F8"/>
    <w:rsid w:val="00AC4165"/>
    <w:rsid w:val="00AC7ED0"/>
    <w:rsid w:val="00AD67F7"/>
    <w:rsid w:val="00AE406C"/>
    <w:rsid w:val="00AE7E2F"/>
    <w:rsid w:val="00AF211E"/>
    <w:rsid w:val="00AF35DB"/>
    <w:rsid w:val="00AF6D8C"/>
    <w:rsid w:val="00AF7287"/>
    <w:rsid w:val="00B0157F"/>
    <w:rsid w:val="00B02238"/>
    <w:rsid w:val="00B044C3"/>
    <w:rsid w:val="00B06DAF"/>
    <w:rsid w:val="00B110E0"/>
    <w:rsid w:val="00B1267F"/>
    <w:rsid w:val="00B20A66"/>
    <w:rsid w:val="00B21975"/>
    <w:rsid w:val="00B22162"/>
    <w:rsid w:val="00B22E39"/>
    <w:rsid w:val="00B23BAD"/>
    <w:rsid w:val="00B3089B"/>
    <w:rsid w:val="00B30DB0"/>
    <w:rsid w:val="00B3380C"/>
    <w:rsid w:val="00B360A7"/>
    <w:rsid w:val="00B432CA"/>
    <w:rsid w:val="00B43CEC"/>
    <w:rsid w:val="00B44186"/>
    <w:rsid w:val="00B45BB6"/>
    <w:rsid w:val="00B526CE"/>
    <w:rsid w:val="00B56410"/>
    <w:rsid w:val="00B57D6B"/>
    <w:rsid w:val="00B65B06"/>
    <w:rsid w:val="00B664FD"/>
    <w:rsid w:val="00B67409"/>
    <w:rsid w:val="00B67759"/>
    <w:rsid w:val="00B67873"/>
    <w:rsid w:val="00B70339"/>
    <w:rsid w:val="00B766D0"/>
    <w:rsid w:val="00B7713D"/>
    <w:rsid w:val="00B77351"/>
    <w:rsid w:val="00B82406"/>
    <w:rsid w:val="00B84324"/>
    <w:rsid w:val="00B86678"/>
    <w:rsid w:val="00B877C7"/>
    <w:rsid w:val="00B9213D"/>
    <w:rsid w:val="00B92452"/>
    <w:rsid w:val="00B94E55"/>
    <w:rsid w:val="00B96139"/>
    <w:rsid w:val="00B9716D"/>
    <w:rsid w:val="00BA03FF"/>
    <w:rsid w:val="00BA642C"/>
    <w:rsid w:val="00BB1E92"/>
    <w:rsid w:val="00BC1FF5"/>
    <w:rsid w:val="00BC277D"/>
    <w:rsid w:val="00BD0454"/>
    <w:rsid w:val="00BD1D6B"/>
    <w:rsid w:val="00BD6F66"/>
    <w:rsid w:val="00BE2876"/>
    <w:rsid w:val="00BE2CFA"/>
    <w:rsid w:val="00BE351B"/>
    <w:rsid w:val="00BE6E01"/>
    <w:rsid w:val="00BE7C69"/>
    <w:rsid w:val="00BF3A7A"/>
    <w:rsid w:val="00BF58F2"/>
    <w:rsid w:val="00C102AD"/>
    <w:rsid w:val="00C11E7C"/>
    <w:rsid w:val="00C11EF8"/>
    <w:rsid w:val="00C123E8"/>
    <w:rsid w:val="00C12B24"/>
    <w:rsid w:val="00C13786"/>
    <w:rsid w:val="00C13C14"/>
    <w:rsid w:val="00C13FD6"/>
    <w:rsid w:val="00C2097A"/>
    <w:rsid w:val="00C25A13"/>
    <w:rsid w:val="00C26469"/>
    <w:rsid w:val="00C30B29"/>
    <w:rsid w:val="00C30B4D"/>
    <w:rsid w:val="00C3118B"/>
    <w:rsid w:val="00C31415"/>
    <w:rsid w:val="00C37F2D"/>
    <w:rsid w:val="00C40EED"/>
    <w:rsid w:val="00C47C08"/>
    <w:rsid w:val="00C5075A"/>
    <w:rsid w:val="00C51C04"/>
    <w:rsid w:val="00C56C1C"/>
    <w:rsid w:val="00C65691"/>
    <w:rsid w:val="00C66442"/>
    <w:rsid w:val="00C67475"/>
    <w:rsid w:val="00C755EC"/>
    <w:rsid w:val="00C81994"/>
    <w:rsid w:val="00C81A64"/>
    <w:rsid w:val="00C8368E"/>
    <w:rsid w:val="00C8637B"/>
    <w:rsid w:val="00C94647"/>
    <w:rsid w:val="00C94AE3"/>
    <w:rsid w:val="00C96581"/>
    <w:rsid w:val="00CA6CDC"/>
    <w:rsid w:val="00CA744F"/>
    <w:rsid w:val="00CB1E8D"/>
    <w:rsid w:val="00CB6A22"/>
    <w:rsid w:val="00CC1116"/>
    <w:rsid w:val="00CC68B9"/>
    <w:rsid w:val="00CD0413"/>
    <w:rsid w:val="00CD67C6"/>
    <w:rsid w:val="00CE319C"/>
    <w:rsid w:val="00CE3A12"/>
    <w:rsid w:val="00CE4081"/>
    <w:rsid w:val="00CE795F"/>
    <w:rsid w:val="00CF5143"/>
    <w:rsid w:val="00D0038A"/>
    <w:rsid w:val="00D00645"/>
    <w:rsid w:val="00D027EF"/>
    <w:rsid w:val="00D0498C"/>
    <w:rsid w:val="00D07E79"/>
    <w:rsid w:val="00D13E2B"/>
    <w:rsid w:val="00D2222D"/>
    <w:rsid w:val="00D22965"/>
    <w:rsid w:val="00D24D32"/>
    <w:rsid w:val="00D27393"/>
    <w:rsid w:val="00D336FB"/>
    <w:rsid w:val="00D36547"/>
    <w:rsid w:val="00D40BAF"/>
    <w:rsid w:val="00D41B55"/>
    <w:rsid w:val="00D463B3"/>
    <w:rsid w:val="00D51F7A"/>
    <w:rsid w:val="00D569BD"/>
    <w:rsid w:val="00D64D3B"/>
    <w:rsid w:val="00D665CE"/>
    <w:rsid w:val="00D66988"/>
    <w:rsid w:val="00D70DDB"/>
    <w:rsid w:val="00D81647"/>
    <w:rsid w:val="00D85844"/>
    <w:rsid w:val="00D86CCE"/>
    <w:rsid w:val="00D87BFC"/>
    <w:rsid w:val="00D915B2"/>
    <w:rsid w:val="00D9398D"/>
    <w:rsid w:val="00DA0BB6"/>
    <w:rsid w:val="00DA20E8"/>
    <w:rsid w:val="00DA7A67"/>
    <w:rsid w:val="00DA7EC9"/>
    <w:rsid w:val="00DB05EE"/>
    <w:rsid w:val="00DB128E"/>
    <w:rsid w:val="00DB7362"/>
    <w:rsid w:val="00DC26BE"/>
    <w:rsid w:val="00DC699F"/>
    <w:rsid w:val="00DC6BC4"/>
    <w:rsid w:val="00DC74EB"/>
    <w:rsid w:val="00DD166A"/>
    <w:rsid w:val="00DD4024"/>
    <w:rsid w:val="00DE3549"/>
    <w:rsid w:val="00DE7A7C"/>
    <w:rsid w:val="00DF054B"/>
    <w:rsid w:val="00DF1611"/>
    <w:rsid w:val="00DF2A2D"/>
    <w:rsid w:val="00DF3EE9"/>
    <w:rsid w:val="00DF46E8"/>
    <w:rsid w:val="00DF4CB2"/>
    <w:rsid w:val="00E13E88"/>
    <w:rsid w:val="00E14539"/>
    <w:rsid w:val="00E31581"/>
    <w:rsid w:val="00E3235F"/>
    <w:rsid w:val="00E32FD6"/>
    <w:rsid w:val="00E3365B"/>
    <w:rsid w:val="00E33C6D"/>
    <w:rsid w:val="00E467D9"/>
    <w:rsid w:val="00E474D4"/>
    <w:rsid w:val="00E546F7"/>
    <w:rsid w:val="00E63992"/>
    <w:rsid w:val="00E653EE"/>
    <w:rsid w:val="00E6579B"/>
    <w:rsid w:val="00E712FC"/>
    <w:rsid w:val="00E77304"/>
    <w:rsid w:val="00E83B59"/>
    <w:rsid w:val="00E84F8B"/>
    <w:rsid w:val="00E84FE4"/>
    <w:rsid w:val="00E8674B"/>
    <w:rsid w:val="00E87A07"/>
    <w:rsid w:val="00E90DAB"/>
    <w:rsid w:val="00E94940"/>
    <w:rsid w:val="00E95C87"/>
    <w:rsid w:val="00EA0437"/>
    <w:rsid w:val="00EA5E3C"/>
    <w:rsid w:val="00EA7D56"/>
    <w:rsid w:val="00EB4D4D"/>
    <w:rsid w:val="00EB5D2E"/>
    <w:rsid w:val="00EB79A6"/>
    <w:rsid w:val="00EC4871"/>
    <w:rsid w:val="00EC63A4"/>
    <w:rsid w:val="00ED3CCE"/>
    <w:rsid w:val="00ED3F73"/>
    <w:rsid w:val="00ED42D9"/>
    <w:rsid w:val="00EE1578"/>
    <w:rsid w:val="00EE188A"/>
    <w:rsid w:val="00EE2E5F"/>
    <w:rsid w:val="00EE357E"/>
    <w:rsid w:val="00EF3518"/>
    <w:rsid w:val="00EF4BE8"/>
    <w:rsid w:val="00EF5A98"/>
    <w:rsid w:val="00EF7358"/>
    <w:rsid w:val="00EF79C0"/>
    <w:rsid w:val="00F05AF7"/>
    <w:rsid w:val="00F1254F"/>
    <w:rsid w:val="00F213F8"/>
    <w:rsid w:val="00F27C69"/>
    <w:rsid w:val="00F32F85"/>
    <w:rsid w:val="00F33C25"/>
    <w:rsid w:val="00F34244"/>
    <w:rsid w:val="00F36BD5"/>
    <w:rsid w:val="00F4042A"/>
    <w:rsid w:val="00F40983"/>
    <w:rsid w:val="00F42349"/>
    <w:rsid w:val="00F4426D"/>
    <w:rsid w:val="00F44ECF"/>
    <w:rsid w:val="00F45D88"/>
    <w:rsid w:val="00F47668"/>
    <w:rsid w:val="00F5058F"/>
    <w:rsid w:val="00F5101A"/>
    <w:rsid w:val="00F52CA8"/>
    <w:rsid w:val="00F540F2"/>
    <w:rsid w:val="00F57E16"/>
    <w:rsid w:val="00F6019E"/>
    <w:rsid w:val="00F71CE6"/>
    <w:rsid w:val="00F75907"/>
    <w:rsid w:val="00F8480D"/>
    <w:rsid w:val="00F84D8E"/>
    <w:rsid w:val="00F9149A"/>
    <w:rsid w:val="00FA104D"/>
    <w:rsid w:val="00FA1D85"/>
    <w:rsid w:val="00FA2B33"/>
    <w:rsid w:val="00FA43DA"/>
    <w:rsid w:val="00FB1A1F"/>
    <w:rsid w:val="00FB53DB"/>
    <w:rsid w:val="00FB5774"/>
    <w:rsid w:val="00FB65F6"/>
    <w:rsid w:val="00FC1BD9"/>
    <w:rsid w:val="00FC2A90"/>
    <w:rsid w:val="00FC2F0B"/>
    <w:rsid w:val="00FC76A2"/>
    <w:rsid w:val="00FC7FB4"/>
    <w:rsid w:val="00FD0D43"/>
    <w:rsid w:val="00FD16C2"/>
    <w:rsid w:val="00FD21F6"/>
    <w:rsid w:val="00FD3A60"/>
    <w:rsid w:val="00FD3B0B"/>
    <w:rsid w:val="00FF3C20"/>
    <w:rsid w:val="00FF59AE"/>
    <w:rsid w:val="04097F2D"/>
    <w:rsid w:val="05451EB3"/>
    <w:rsid w:val="05CA210C"/>
    <w:rsid w:val="0E3521DC"/>
    <w:rsid w:val="0E3634E0"/>
    <w:rsid w:val="10D4182A"/>
    <w:rsid w:val="1CE01DF0"/>
    <w:rsid w:val="29B07B75"/>
    <w:rsid w:val="2E04428C"/>
    <w:rsid w:val="2F2D4FF3"/>
    <w:rsid w:val="41B525D9"/>
    <w:rsid w:val="433E7EE2"/>
    <w:rsid w:val="45CE1495"/>
    <w:rsid w:val="4FBF6DE2"/>
    <w:rsid w:val="4FD164A3"/>
    <w:rsid w:val="4FE72524"/>
    <w:rsid w:val="504925C9"/>
    <w:rsid w:val="53556E2B"/>
    <w:rsid w:val="550B7314"/>
    <w:rsid w:val="58A00174"/>
    <w:rsid w:val="5AE03F27"/>
    <w:rsid w:val="5BF81170"/>
    <w:rsid w:val="5C2A2C44"/>
    <w:rsid w:val="5C7752C2"/>
    <w:rsid w:val="6277079A"/>
    <w:rsid w:val="68213264"/>
    <w:rsid w:val="69B14C74"/>
    <w:rsid w:val="6ABF15AE"/>
    <w:rsid w:val="6EC05342"/>
    <w:rsid w:val="70416737"/>
    <w:rsid w:val="759D1102"/>
    <w:rsid w:val="7CAB4B18"/>
    <w:rsid w:val="7DA13DAB"/>
    <w:rsid w:val="7DEF60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362ED6A"/>
  <w15:docId w15:val="{10181E67-D9F7-4BAC-8D9B-B2AFF0196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1"/>
    <w:uiPriority w:val="9"/>
    <w:unhideWhenUsed/>
    <w:qFormat/>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numPr>
        <w:ilvl w:val="4"/>
        <w:numId w:val="1"/>
      </w:numPr>
      <w:spacing w:before="280" w:after="290" w:line="372" w:lineRule="auto"/>
      <w:outlineLvl w:val="4"/>
    </w:pPr>
    <w:rPr>
      <w:b/>
      <w:sz w:val="28"/>
    </w:rPr>
  </w:style>
  <w:style w:type="paragraph" w:styleId="6">
    <w:name w:val="heading 6"/>
    <w:basedOn w:val="a"/>
    <w:next w:val="a"/>
    <w:uiPriority w:val="9"/>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iPriority w:val="9"/>
    <w:unhideWhenUsed/>
    <w:qFormat/>
    <w:pPr>
      <w:keepNext/>
      <w:keepLines/>
      <w:numPr>
        <w:ilvl w:val="6"/>
        <w:numId w:val="1"/>
      </w:numPr>
      <w:spacing w:before="240" w:after="64" w:line="317" w:lineRule="auto"/>
      <w:outlineLvl w:val="6"/>
    </w:pPr>
    <w:rPr>
      <w:b/>
      <w:sz w:val="24"/>
    </w:rPr>
  </w:style>
  <w:style w:type="paragraph" w:styleId="8">
    <w:name w:val="heading 8"/>
    <w:basedOn w:val="a"/>
    <w:next w:val="a"/>
    <w:uiPriority w:val="9"/>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iPriority w:val="9"/>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Arial" w:eastAsia="黑体" w:hAnsi="Arial"/>
      <w:sz w:val="20"/>
    </w:rPr>
  </w:style>
  <w:style w:type="paragraph" w:styleId="a4">
    <w:name w:val="Plain Text"/>
    <w:basedOn w:val="a"/>
    <w:link w:val="a5"/>
    <w:uiPriority w:val="99"/>
    <w:unhideWhenUsed/>
    <w:rPr>
      <w:rFonts w:ascii="宋体" w:hAnsi="Courier New" w:cs="Courier New"/>
      <w:szCs w:val="21"/>
    </w:rPr>
  </w:style>
  <w:style w:type="paragraph" w:styleId="a6">
    <w:name w:val="Balloon Text"/>
    <w:basedOn w:val="a"/>
    <w:link w:val="a7"/>
    <w:uiPriority w:val="99"/>
    <w:unhideWhenUsed/>
    <w:rPr>
      <w:sz w:val="18"/>
      <w:szCs w:val="18"/>
    </w:rPr>
  </w:style>
  <w:style w:type="paragraph" w:styleId="a8">
    <w:name w:val="footer"/>
    <w:basedOn w:val="a"/>
    <w:link w:val="a9"/>
    <w:uiPriority w:val="99"/>
    <w:unhideWhenUsed/>
    <w:pPr>
      <w:tabs>
        <w:tab w:val="center" w:pos="4153"/>
        <w:tab w:val="right" w:pos="8306"/>
      </w:tabs>
      <w:snapToGrid w:val="0"/>
      <w:jc w:val="left"/>
    </w:pPr>
    <w:rPr>
      <w:sz w:val="18"/>
      <w:szCs w:val="18"/>
    </w:rPr>
  </w:style>
  <w:style w:type="paragraph" w:styleId="aa">
    <w:name w:val="header"/>
    <w:basedOn w:val="a"/>
    <w:link w:val="ab"/>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c">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paragraph" w:styleId="ad">
    <w:name w:val="Title"/>
    <w:basedOn w:val="a"/>
    <w:next w:val="a"/>
    <w:link w:val="ae"/>
    <w:uiPriority w:val="10"/>
    <w:qFormat/>
    <w:pPr>
      <w:spacing w:before="240" w:after="60"/>
      <w:jc w:val="center"/>
      <w:outlineLvl w:val="0"/>
    </w:pPr>
    <w:rPr>
      <w:rFonts w:ascii="Cambria" w:hAnsi="Cambria"/>
      <w:b/>
      <w:bCs/>
      <w:sz w:val="32"/>
      <w:szCs w:val="32"/>
    </w:rPr>
  </w:style>
  <w:style w:type="character" w:styleId="af">
    <w:name w:val="Hyperlink"/>
    <w:basedOn w:val="a0"/>
    <w:uiPriority w:val="99"/>
    <w:unhideWhenUsed/>
    <w:rPr>
      <w:color w:val="0000FF"/>
      <w:u w:val="single"/>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Cambria" w:hAnsi="Cambria"/>
      <w:color w:val="365F90"/>
      <w:kern w:val="0"/>
      <w:sz w:val="28"/>
      <w:szCs w:val="28"/>
    </w:rPr>
  </w:style>
  <w:style w:type="paragraph" w:customStyle="1" w:styleId="11">
    <w:name w:val="列出段落1"/>
    <w:basedOn w:val="a"/>
    <w:uiPriority w:val="34"/>
    <w:qFormat/>
    <w:pPr>
      <w:ind w:firstLineChars="200" w:firstLine="420"/>
    </w:pPr>
  </w:style>
  <w:style w:type="character" w:customStyle="1" w:styleId="10">
    <w:name w:val="标题 1 字符"/>
    <w:basedOn w:val="a0"/>
    <w:link w:val="1"/>
    <w:uiPriority w:val="9"/>
    <w:rPr>
      <w:rFonts w:ascii="Calibri" w:hAnsi="Calibri"/>
      <w:b/>
      <w:bCs/>
      <w:kern w:val="44"/>
      <w:sz w:val="44"/>
      <w:szCs w:val="44"/>
    </w:rPr>
  </w:style>
  <w:style w:type="character" w:customStyle="1" w:styleId="a7">
    <w:name w:val="批注框文本 字符"/>
    <w:basedOn w:val="a0"/>
    <w:link w:val="a6"/>
    <w:uiPriority w:val="99"/>
    <w:semiHidden/>
    <w:rPr>
      <w:sz w:val="18"/>
      <w:szCs w:val="18"/>
    </w:rPr>
  </w:style>
  <w:style w:type="character" w:customStyle="1" w:styleId="21">
    <w:name w:val="标题 2 字符"/>
    <w:basedOn w:val="a0"/>
    <w:link w:val="2"/>
    <w:uiPriority w:val="9"/>
    <w:rPr>
      <w:rFonts w:ascii="Cambria" w:hAnsi="Cambria"/>
      <w:b/>
      <w:bCs/>
      <w:kern w:val="2"/>
      <w:sz w:val="32"/>
      <w:szCs w:val="32"/>
    </w:rPr>
  </w:style>
  <w:style w:type="character" w:customStyle="1" w:styleId="30">
    <w:name w:val="标题 3 字符"/>
    <w:basedOn w:val="a0"/>
    <w:link w:val="3"/>
    <w:uiPriority w:val="9"/>
    <w:rPr>
      <w:rFonts w:ascii="Calibri" w:hAnsi="Calibri"/>
      <w:b/>
      <w:bCs/>
      <w:kern w:val="2"/>
      <w:sz w:val="32"/>
      <w:szCs w:val="32"/>
    </w:rPr>
  </w:style>
  <w:style w:type="character" w:customStyle="1" w:styleId="40">
    <w:name w:val="标题 4 字符"/>
    <w:basedOn w:val="a0"/>
    <w:link w:val="4"/>
    <w:uiPriority w:val="9"/>
    <w:rPr>
      <w:rFonts w:ascii="Cambria" w:hAnsi="Cambria"/>
      <w:b/>
      <w:bCs/>
      <w:kern w:val="2"/>
      <w:sz w:val="28"/>
      <w:szCs w:val="28"/>
    </w:rPr>
  </w:style>
  <w:style w:type="character" w:customStyle="1" w:styleId="ab">
    <w:name w:val="页眉 字符"/>
    <w:basedOn w:val="a0"/>
    <w:link w:val="aa"/>
    <w:uiPriority w:val="99"/>
    <w:rPr>
      <w:sz w:val="18"/>
      <w:szCs w:val="18"/>
    </w:rPr>
  </w:style>
  <w:style w:type="character" w:customStyle="1" w:styleId="a9">
    <w:name w:val="页脚 字符"/>
    <w:basedOn w:val="a0"/>
    <w:link w:val="a8"/>
    <w:uiPriority w:val="99"/>
    <w:rPr>
      <w:sz w:val="18"/>
      <w:szCs w:val="18"/>
    </w:rPr>
  </w:style>
  <w:style w:type="character" w:customStyle="1" w:styleId="ae">
    <w:name w:val="标题 字符"/>
    <w:basedOn w:val="a0"/>
    <w:link w:val="ad"/>
    <w:uiPriority w:val="10"/>
    <w:rPr>
      <w:rFonts w:ascii="Cambria" w:eastAsia="宋体" w:hAnsi="Cambria"/>
      <w:b/>
      <w:bCs/>
      <w:sz w:val="32"/>
      <w:szCs w:val="32"/>
    </w:rPr>
  </w:style>
  <w:style w:type="character" w:customStyle="1" w:styleId="a5">
    <w:name w:val="纯文本 字符"/>
    <w:basedOn w:val="a0"/>
    <w:link w:val="a4"/>
    <w:uiPriority w:val="99"/>
    <w:rPr>
      <w:rFonts w:ascii="宋体" w:eastAsia="宋体" w:hAnsi="Courier New" w:cs="Courier New"/>
      <w:szCs w:val="21"/>
    </w:rPr>
  </w:style>
  <w:style w:type="table" w:styleId="af0">
    <w:name w:val="Table Grid"/>
    <w:basedOn w:val="a1"/>
    <w:uiPriority w:val="39"/>
    <w:rsid w:val="00211DCD"/>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FD0D4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3">
    <w:name w:val="toc 3"/>
    <w:basedOn w:val="a"/>
    <w:next w:val="a"/>
    <w:autoRedefine/>
    <w:uiPriority w:val="39"/>
    <w:unhideWhenUsed/>
    <w:rsid w:val="00FD0D43"/>
    <w:pPr>
      <w:ind w:leftChars="400" w:left="840"/>
    </w:pPr>
  </w:style>
  <w:style w:type="character" w:customStyle="1" w:styleId="af1">
    <w:name w:val="无间隔 字符"/>
    <w:link w:val="af2"/>
    <w:uiPriority w:val="1"/>
    <w:rsid w:val="0020500D"/>
    <w:rPr>
      <w:rFonts w:ascii="Calibri" w:hAnsi="Calibri"/>
      <w:sz w:val="22"/>
      <w:szCs w:val="22"/>
    </w:rPr>
  </w:style>
  <w:style w:type="paragraph" w:styleId="af2">
    <w:name w:val="No Spacing"/>
    <w:link w:val="af1"/>
    <w:uiPriority w:val="1"/>
    <w:qFormat/>
    <w:rsid w:val="0020500D"/>
    <w:rPr>
      <w:rFonts w:ascii="Calibri" w:hAnsi="Calibri"/>
      <w:sz w:val="22"/>
      <w:szCs w:val="22"/>
    </w:rPr>
  </w:style>
  <w:style w:type="paragraph" w:styleId="af3">
    <w:name w:val="List Paragraph"/>
    <w:basedOn w:val="a"/>
    <w:uiPriority w:val="34"/>
    <w:qFormat/>
    <w:rsid w:val="00E94940"/>
    <w:pPr>
      <w:ind w:firstLineChars="200" w:firstLine="420"/>
    </w:pPr>
  </w:style>
  <w:style w:type="numbering" w:customStyle="1" w:styleId="20">
    <w:name w:val="样式2"/>
    <w:uiPriority w:val="99"/>
    <w:rsid w:val="00B3380C"/>
    <w:pPr>
      <w:numPr>
        <w:numId w:val="2"/>
      </w:numPr>
    </w:pPr>
  </w:style>
  <w:style w:type="character" w:styleId="af4">
    <w:name w:val="Strong"/>
    <w:basedOn w:val="a0"/>
    <w:uiPriority w:val="22"/>
    <w:qFormat/>
    <w:rsid w:val="00237E7A"/>
    <w:rPr>
      <w:b/>
      <w:bCs/>
    </w:rPr>
  </w:style>
  <w:style w:type="character" w:customStyle="1" w:styleId="12">
    <w:name w:val="未处理的提及1"/>
    <w:basedOn w:val="a0"/>
    <w:uiPriority w:val="99"/>
    <w:semiHidden/>
    <w:unhideWhenUsed/>
    <w:rsid w:val="00237E7A"/>
    <w:rPr>
      <w:color w:val="605E5C"/>
      <w:shd w:val="clear" w:color="auto" w:fill="E1DFDD"/>
    </w:rPr>
  </w:style>
  <w:style w:type="character" w:styleId="af5">
    <w:name w:val="Placeholder Text"/>
    <w:basedOn w:val="a0"/>
    <w:uiPriority w:val="99"/>
    <w:unhideWhenUsed/>
    <w:rsid w:val="009A5A01"/>
    <w:rPr>
      <w:color w:val="808080"/>
    </w:rPr>
  </w:style>
  <w:style w:type="character" w:styleId="af6">
    <w:name w:val="Emphasis"/>
    <w:basedOn w:val="a0"/>
    <w:uiPriority w:val="20"/>
    <w:qFormat/>
    <w:rsid w:val="009B7855"/>
    <w:rPr>
      <w:i/>
      <w:iCs/>
    </w:rPr>
  </w:style>
  <w:style w:type="character" w:styleId="HTML">
    <w:name w:val="HTML Code"/>
    <w:basedOn w:val="a0"/>
    <w:uiPriority w:val="99"/>
    <w:semiHidden/>
    <w:unhideWhenUsed/>
    <w:rsid w:val="00160761"/>
    <w:rPr>
      <w:rFonts w:ascii="宋体" w:eastAsia="宋体" w:hAnsi="宋体" w:cs="宋体"/>
      <w:sz w:val="24"/>
      <w:szCs w:val="24"/>
    </w:rPr>
  </w:style>
  <w:style w:type="paragraph" w:customStyle="1" w:styleId="Default">
    <w:name w:val="Default"/>
    <w:rsid w:val="009B6F45"/>
    <w:pPr>
      <w:widowControl w:val="0"/>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273209">
      <w:bodyDiv w:val="1"/>
      <w:marLeft w:val="0"/>
      <w:marRight w:val="0"/>
      <w:marTop w:val="0"/>
      <w:marBottom w:val="0"/>
      <w:divBdr>
        <w:top w:val="none" w:sz="0" w:space="0" w:color="auto"/>
        <w:left w:val="none" w:sz="0" w:space="0" w:color="auto"/>
        <w:bottom w:val="none" w:sz="0" w:space="0" w:color="auto"/>
        <w:right w:val="none" w:sz="0" w:space="0" w:color="auto"/>
      </w:divBdr>
      <w:divsChild>
        <w:div w:id="1854831295">
          <w:marLeft w:val="0"/>
          <w:marRight w:val="0"/>
          <w:marTop w:val="0"/>
          <w:marBottom w:val="0"/>
          <w:divBdr>
            <w:top w:val="none" w:sz="0" w:space="0" w:color="auto"/>
            <w:left w:val="none" w:sz="0" w:space="0" w:color="auto"/>
            <w:bottom w:val="none" w:sz="0" w:space="0" w:color="auto"/>
            <w:right w:val="none" w:sz="0" w:space="0" w:color="auto"/>
          </w:divBdr>
        </w:div>
      </w:divsChild>
    </w:div>
    <w:div w:id="844049317">
      <w:bodyDiv w:val="1"/>
      <w:marLeft w:val="0"/>
      <w:marRight w:val="0"/>
      <w:marTop w:val="0"/>
      <w:marBottom w:val="0"/>
      <w:divBdr>
        <w:top w:val="none" w:sz="0" w:space="0" w:color="auto"/>
        <w:left w:val="none" w:sz="0" w:space="0" w:color="auto"/>
        <w:bottom w:val="none" w:sz="0" w:space="0" w:color="auto"/>
        <w:right w:val="none" w:sz="0" w:space="0" w:color="auto"/>
      </w:divBdr>
    </w:div>
    <w:div w:id="1201210650">
      <w:bodyDiv w:val="1"/>
      <w:marLeft w:val="0"/>
      <w:marRight w:val="0"/>
      <w:marTop w:val="0"/>
      <w:marBottom w:val="0"/>
      <w:divBdr>
        <w:top w:val="none" w:sz="0" w:space="0" w:color="auto"/>
        <w:left w:val="none" w:sz="0" w:space="0" w:color="auto"/>
        <w:bottom w:val="none" w:sz="0" w:space="0" w:color="auto"/>
        <w:right w:val="none" w:sz="0" w:space="0" w:color="auto"/>
      </w:divBdr>
    </w:div>
    <w:div w:id="19913991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9DE25E-EEEA-4156-996E-838F701A0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4266</TotalTime>
  <Pages>14</Pages>
  <Words>1618</Words>
  <Characters>9225</Characters>
  <Application>Microsoft Office Word</Application>
  <DocSecurity>0</DocSecurity>
  <Lines>76</Lines>
  <Paragraphs>21</Paragraphs>
  <ScaleCrop>false</ScaleCrop>
  <Company/>
  <LinksUpToDate>false</LinksUpToDate>
  <CharactersWithSpaces>10822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ecq3.0</dc:title>
  <dc:creator>admin</dc:creator>
  <cp:lastModifiedBy>shihw</cp:lastModifiedBy>
  <cp:revision>300</cp:revision>
  <cp:lastPrinted>2019-08-20T00:39:00Z</cp:lastPrinted>
  <dcterms:created xsi:type="dcterms:W3CDTF">2015-10-21T09:00:00Z</dcterms:created>
  <dcterms:modified xsi:type="dcterms:W3CDTF">2020-08-12T03:55:00Z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